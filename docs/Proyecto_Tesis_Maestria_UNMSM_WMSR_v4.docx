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834F8" w:rsidRPr="00930053" w:rsidRDefault="00000000">
      <w:pPr>
        <w:spacing w:after="20"/>
        <w:jc w:val="center"/>
      </w:pPr>
      <w:r>
        <w:rPr>
          <w:b/>
          <w:bCs/>
        </w:rPr>
        <w:t>UNIVERSIDAD NACIONAL MAYOR DE SAN MARCOS</w:t>
      </w:r>
    </w:p>
    <w:p w:rsidR="006834F8" w:rsidRPr="00930053" w:rsidRDefault="00000000">
      <w:pPr>
        <w:spacing w:after="20"/>
        <w:jc w:val="center"/>
      </w:pPr>
      <w:r>
        <w:rPr>
          <w:i/>
          <w:iCs/>
        </w:rPr>
        <w:t>Universidad del Perú. Decana de América</w:t>
      </w:r>
    </w:p>
    <w:p w:rsidR="006834F8" w:rsidRPr="00930053" w:rsidRDefault="00000000">
      <w:pPr>
        <w:spacing w:after="20"/>
        <w:jc w:val="center"/>
      </w:pPr>
      <w:r>
        <w:rPr>
          <w:b/>
          <w:bCs/>
        </w:rPr>
        <w:t>FACULTAD DE INGENIERÍA DE SISTEMAS E INFORMÁTICA</w:t>
      </w:r>
    </w:p>
    <w:p w:rsidR="006834F8" w:rsidRPr="00930053" w:rsidRDefault="00000000">
      <w:pPr>
        <w:spacing w:after="200"/>
        <w:jc w:val="center"/>
      </w:pPr>
      <w:r>
        <w:rPr>
          <w:b/>
          <w:bCs/>
        </w:rPr>
        <w:t>UNIDAD DE POSGRADO</w:t>
      </w:r>
    </w:p>
    <w:p w:rsidR="006834F8" w:rsidRPr="00930053" w:rsidRDefault="00000000">
      <w:pPr>
        <w:spacing w:after="240"/>
        <w:jc w:val="center"/>
      </w:pPr>
      <w:r>
        <w:rPr>
          <w:noProof/>
        </w:rPr>
        <w:drawing>
          <wp:inline distT="0" distB="0" distL="0" distR="0">
            <wp:extent cx="1238250" cy="1238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stretch>
                      <a:fillRect/>
                    </a:stretch>
                  </pic:blipFill>
                  <pic:spPr bwMode="auto">
                    <a:xfrm>
                      <a:off x="0" y="0"/>
                      <a:ext cx="1238250" cy="1238250"/>
                    </a:xfrm>
                    <a:prstGeom prst="rect">
                      <a:avLst/>
                    </a:prstGeom>
                    <a:noFill/>
                  </pic:spPr>
                </pic:pic>
              </a:graphicData>
            </a:graphic>
          </wp:inline>
        </w:drawing>
      </w:r>
    </w:p>
    <w:p w:rsidR="00C51051" w:rsidRPr="00930053" w:rsidRDefault="00C51051">
      <w:pPr>
        <w:spacing w:after="200"/>
        <w:jc w:val="center"/>
        <w:rPr>
          <w:b/>
          <w:bCs/>
        </w:rPr>
      </w:pPr>
      <w:r>
        <w:rPr>
          <w:b/>
          <w:bCs/>
        </w:rPr>
        <w:t>Modelo CNN-1D interpretable con SHAP para predecir el rendimiento de cosecha de quinua en la sierra peruana, 2026</w:t>
      </w:r>
    </w:p>
    <w:p w:rsidR="006834F8" w:rsidRPr="00930053" w:rsidRDefault="00000000">
      <w:pPr>
        <w:spacing w:after="200"/>
        <w:jc w:val="center"/>
      </w:pPr>
      <w:r>
        <w:rPr>
          <w:b/>
          <w:bCs/>
        </w:rPr>
        <w:t>PROYECTO DE TESIS</w:t>
      </w:r>
    </w:p>
    <w:p w:rsidR="006834F8" w:rsidRPr="00930053" w:rsidRDefault="00000000">
      <w:pPr>
        <w:spacing w:after="300"/>
        <w:jc w:val="center"/>
      </w:pPr>
      <w:r>
        <w:t>Para optar el Grado Académico de Magíster en Ingeniería de Sistemas con mención en Ingeniería de Software</w:t>
      </w:r>
    </w:p>
    <w:p w:rsidR="006834F8" w:rsidRPr="00930053" w:rsidRDefault="00000000">
      <w:pPr>
        <w:spacing w:after="20"/>
        <w:jc w:val="center"/>
      </w:pPr>
      <w:r>
        <w:rPr>
          <w:b/>
          <w:bCs/>
        </w:rPr>
        <w:t>AUTOR</w:t>
      </w:r>
    </w:p>
    <w:p w:rsidR="006834F8" w:rsidRPr="00930053" w:rsidRDefault="00000000">
      <w:pPr>
        <w:spacing w:after="200"/>
        <w:jc w:val="center"/>
      </w:pPr>
      <w:r>
        <w:t xml:space="preserve">Wilton Mijael Sullcaray Riveros</w:t>
      </w:r>
    </w:p>
    <w:p w:rsidR="006834F8" w:rsidRPr="00930053" w:rsidRDefault="00000000">
      <w:pPr>
        <w:spacing w:after="20"/>
        <w:jc w:val="center"/>
      </w:pPr>
      <w:r>
        <w:rPr>
          <w:b/>
          <w:bCs/>
        </w:rPr>
        <w:t>ASESOR</w:t>
      </w:r>
    </w:p>
    <w:p w:rsidR="006834F8" w:rsidRPr="00930053" w:rsidRDefault="00000000">
      <w:pPr>
        <w:spacing w:after="300"/>
        <w:jc w:val="center"/>
      </w:pPr>
      <w:r>
        <w:t>Dr. Yamil Alexander Quiñones Nieto</w:t>
      </w:r>
    </w:p>
    <w:p w:rsidR="006834F8" w:rsidRPr="00930053" w:rsidRDefault="00000000">
      <w:pPr>
        <w:spacing w:after="20"/>
        <w:jc w:val="center"/>
      </w:pPr>
      <w:r>
        <w:t>Lima, Perú</w:t>
      </w:r>
    </w:p>
    <w:p w:rsidR="006834F8" w:rsidRPr="00930053" w:rsidRDefault="00000000">
      <w:pPr>
        <w:spacing w:after="0"/>
        <w:jc w:val="center"/>
      </w:pPr>
      <w:r>
        <w:t>2026</w:t>
        <w:br w:type="page"/>
      </w:r>
    </w:p>
    <w:p w:rsidR="006834F8" w:rsidRPr="00930053" w:rsidRDefault="00000000">
      <w:pPr>
        <w:pStyle w:val="Ttulo1"/>
        <w:spacing w:before="0"/>
      </w:pPr>
      <w:bookmarkStart w:id="0" w:name="_Toc236500823"/>
      <w:bookmarkStart w:id="1" w:name="_Toc236574026"/>
      <w:r>
        <w:rPr>
          <w:sz w:val="24"/>
          <w:szCs w:val="24"/>
        </w:rPr>
        <w:lastRenderedPageBreak/>
        <w:t>ÍNDICE GENERAL</w:t>
      </w:r>
      <w:bookmarkEnd w:id="0"/>
      <w:bookmarkEnd w:id="1"/>
    </w:p>
    <w:sdt>
      <w:sdtPr>
        <w:id w:val="-1120984430"/>
        <w:docPartObj>
          <w:docPartGallery w:val="Table of Contents"/>
          <w:docPartUnique/>
        </w:docPartObj>
      </w:sdtPr>
      <w:sdtContent>
        <w:p w:rsidR="00117BB1" w:rsidRDefault="00000000">
          <w:pPr>
            <w:pStyle w:val="TDC1"/>
            <w:tabs>
              <w:tab w:val="right" w:leader="dot" w:pos="8778"/>
            </w:tabs>
            <w:rPr>
              <w:rFonts w:asciiTheme="minorHAnsi" w:eastAsiaTheme="minorEastAsia" w:hAnsiTheme="minorHAnsi" w:cstheme="minorBidi"/>
              <w:noProof/>
              <w:color w:val="auto"/>
              <w:kern w:val="2"/>
              <w14:ligatures w14:val="standardContextual"/>
            </w:rPr>
          </w:pPr>
          <w:r>
            <w:fldChar w:fldCharType="begin"/>
          </w:r>
          <w:r>
            <w:rPr>
              <w:rStyle w:val="IndexLink"/>
            </w:rPr>
            <w:instrText xml:space="preserve"> TOC \o "1-3" \h</w:instrText>
            <w:fldChar w:fldCharType="separate"/>
          </w:r>
          <w:hyperlink w:anchor="_Toc236574026" w:history="1">
            <w:r>
              <w:rPr>
                <w:rStyle w:val="Hipervnculo"/>
                <w:noProof/>
              </w:rPr>
              <w:t>ÍNDICE GENERAL</w:t>
            </w:r>
            <w:r>
              <w:rPr>
                <w:noProof/>
              </w:rPr>
              <w:tab/>
              <w:fldChar w:fldCharType="begin"/>
              <w:instrText xml:space="preserve"> PAGEREF _Toc236574026 \h </w:instrText>
              <w:fldChar w:fldCharType="separate"/>
              <w:t>ii</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7" w:history="1">
            <w:r>
              <w:rPr>
                <w:rStyle w:val="Hipervnculo"/>
                <w:noProof/>
              </w:rPr>
              <w:t>LISTA DE FIGURAS</w:t>
            </w:r>
            <w:r>
              <w:rPr>
                <w:noProof/>
              </w:rPr>
              <w:tab/>
              <w:fldChar w:fldCharType="begin"/>
              <w:instrText xml:space="preserve"> PAGEREF _Toc236574027 \h </w:instrText>
              <w:fldChar w:fldCharType="separate"/>
              <w:t>vi</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8" w:history="1">
            <w:r>
              <w:rPr>
                <w:rStyle w:val="Hipervnculo"/>
                <w:noProof/>
              </w:rPr>
              <w:t>LISTA DE TABLAS</w:t>
            </w:r>
            <w:r>
              <w:rPr>
                <w:noProof/>
              </w:rPr>
              <w:tab/>
              <w:fldChar w:fldCharType="begin"/>
              <w:instrText xml:space="preserve"> PAGEREF _Toc236574028 \h </w:instrText>
              <w:fldChar w:fldCharType="separate"/>
              <w:t>vii</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9" w:history="1">
            <w:r>
              <w:rPr>
                <w:rStyle w:val="Hipervnculo"/>
                <w:noProof/>
              </w:rPr>
              <w:t>CAPÍTULO 1: PLANTEAMIENTO DEL PROBLEMA</w:t>
            </w:r>
            <w:r>
              <w:rPr>
                <w:noProof/>
              </w:rPr>
              <w:tab/>
              <w:fldChar w:fldCharType="begin"/>
              <w:instrText xml:space="preserve"> PAGEREF _Toc236574029 \h </w:instrText>
              <w:fldChar w:fldCharType="separate"/>
              <w:t>8</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0" w:history="1">
            <w:r>
              <w:rPr>
                <w:rStyle w:val="Hipervnculo"/>
                <w:noProof/>
              </w:rPr>
              <w:t>1.1 Situación problemática</w:t>
            </w:r>
            <w:r>
              <w:rPr>
                <w:noProof/>
              </w:rPr>
              <w:tab/>
              <w:fldChar w:fldCharType="begin"/>
              <w:instrText xml:space="preserve"> PAGEREF _Toc236574030 \h </w:instrText>
              <w:fldChar w:fldCharType="separate"/>
              <w:t>8</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1" w:history="1">
            <w:r>
              <w:rPr>
                <w:rStyle w:val="Hipervnculo"/>
                <w:noProof/>
              </w:rPr>
              <w:t>1.2 Formulación del problema</w:t>
            </w:r>
            <w:r>
              <w:rPr>
                <w:noProof/>
              </w:rPr>
              <w:tab/>
              <w:fldChar w:fldCharType="begin"/>
              <w:instrText xml:space="preserve"> PAGEREF _Toc236574031 \h </w:instrText>
              <w:fldChar w:fldCharType="separate"/>
              <w:t>11</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2" w:history="1">
            <w:r>
              <w:rPr>
                <w:rStyle w:val="Hipervnculo"/>
                <w:noProof/>
              </w:rPr>
              <w:t>1.2.1 Problema general</w:t>
            </w:r>
            <w:r>
              <w:rPr>
                <w:noProof/>
              </w:rPr>
              <w:tab/>
              <w:fldChar w:fldCharType="begin"/>
              <w:instrText xml:space="preserve"> PAGEREF _Toc236574032 \h </w:instrText>
              <w:fldChar w:fldCharType="separate"/>
              <w:t>12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3" w:history="1">
            <w:r>
              <w:rPr>
                <w:rStyle w:val="Hipervnculo"/>
                <w:noProof/>
              </w:rPr>
              <w:t>1.2.2 Problemas específicos</w:t>
            </w:r>
            <w:r>
              <w:rPr>
                <w:noProof/>
              </w:rPr>
              <w:tab/>
              <w:fldChar w:fldCharType="begin"/>
              <w:instrText xml:space="preserve"> PAGEREF _Toc236574033 \h </w:instrText>
              <w:fldChar w:fldCharType="separate"/>
              <w:t>12</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4" w:history="1">
            <w:r>
              <w:rPr>
                <w:rStyle w:val="Hipervnculo"/>
                <w:noProof/>
              </w:rPr>
              <w:t>1.3 Justificación de la investigación</w:t>
            </w:r>
            <w:r>
              <w:rPr>
                <w:noProof/>
              </w:rPr>
              <w:tab/>
              <w:fldChar w:fldCharType="begin"/>
              <w:instrText xml:space="preserve"> PAGEREF _Toc236574034 \h </w:instrText>
              <w:fldChar w:fldCharType="separate"/>
              <w:t>12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5" w:history="1">
            <w:r>
              <w:rPr>
                <w:rStyle w:val="Hipervnculo"/>
                <w:noProof/>
              </w:rPr>
              <w:t>1.3.1 Justificación teórica</w:t>
            </w:r>
            <w:r>
              <w:rPr>
                <w:noProof/>
              </w:rPr>
              <w:tab/>
              <w:fldChar w:fldCharType="begin"/>
              <w:instrText xml:space="preserve"> PAGEREF _Toc236574035 \h </w:instrText>
              <w:fldChar w:fldCharType="separate"/>
              <w:t>12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6" w:history="1">
            <w:r>
              <w:rPr>
                <w:rStyle w:val="Hipervnculo"/>
                <w:noProof/>
              </w:rPr>
              <w:t>1.3.2 Justificación práctica</w:t>
            </w:r>
            <w:r>
              <w:rPr>
                <w:noProof/>
              </w:rPr>
              <w:tab/>
              <w:fldChar w:fldCharType="begin"/>
              <w:instrText xml:space="preserve"> PAGEREF _Toc236574036 \h </w:instrText>
              <w:fldChar w:fldCharType="separate"/>
              <w:t>13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7" w:history="1">
            <w:r>
              <w:rPr>
                <w:rStyle w:val="Hipervnculo"/>
                <w:noProof/>
              </w:rPr>
              <w:t>1.4 Objetivos de la investigación</w:t>
            </w:r>
            <w:r>
              <w:rPr>
                <w:noProof/>
              </w:rPr>
              <w:tab/>
              <w:fldChar w:fldCharType="begin"/>
              <w:instrText xml:space="preserve"> PAGEREF _Toc236574037 \h </w:instrText>
              <w:fldChar w:fldCharType="separate"/>
              <w:t>14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8" w:history="1">
            <w:r>
              <w:rPr>
                <w:rStyle w:val="Hipervnculo"/>
                <w:noProof/>
              </w:rPr>
              <w:t>1.4.1 Objetivo general</w:t>
            </w:r>
            <w:r>
              <w:rPr>
                <w:noProof/>
              </w:rPr>
              <w:tab/>
              <w:fldChar w:fldCharType="begin"/>
              <w:instrText xml:space="preserve"> PAGEREF _Toc236574038 \h </w:instrText>
              <w:fldChar w:fldCharType="separate"/>
              <w:t>14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9" w:history="1">
            <w:r>
              <w:rPr>
                <w:rStyle w:val="Hipervnculo"/>
                <w:noProof/>
              </w:rPr>
              <w:t>1.4.2 Objetivos específicos</w:t>
            </w:r>
            <w:r>
              <w:rPr>
                <w:noProof/>
              </w:rPr>
              <w:tab/>
              <w:fldChar w:fldCharType="begin"/>
              <w:instrText xml:space="preserve"> PAGEREF _Toc236574039 \h </w:instrText>
              <w:fldChar w:fldCharType="separate"/>
              <w:t>14</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0" w:history="1">
            <w:r>
              <w:rPr>
                <w:rStyle w:val="Hipervnculo"/>
                <w:noProof/>
              </w:rPr>
              <w:t>1.5 Alcance y delimitación de la investigación</w:t>
            </w:r>
            <w:r>
              <w:rPr>
                <w:noProof/>
              </w:rPr>
              <w:tab/>
              <w:fldChar w:fldCharType="begin"/>
              <w:instrText xml:space="preserve"> PAGEREF _Toc236574040 \h </w:instrText>
              <w:fldChar w:fldCharType="separate"/>
              <w:t>14</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1" w:history="1">
            <w:r>
              <w:rPr>
                <w:rStyle w:val="Hipervnculo"/>
                <w:noProof/>
              </w:rPr>
              <w:t>1.6 Limitaciones de la investigación</w:t>
            </w:r>
            <w:r>
              <w:rPr>
                <w:noProof/>
              </w:rPr>
              <w:tab/>
              <w:fldChar w:fldCharType="begin"/>
              <w:instrText xml:space="preserve"> PAGEREF _Toc236574041 \h </w:instrText>
              <w:fldChar w:fldCharType="separate"/>
              <w:t>15</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2" w:history="1">
            <w:r>
              <w:rPr>
                <w:rStyle w:val="Hipervnculo"/>
                <w:noProof/>
              </w:rPr>
              <w:t>1.7 Organización de la tesis</w:t>
            </w:r>
            <w:r>
              <w:rPr>
                <w:noProof/>
              </w:rPr>
              <w:tab/>
              <w:fldChar w:fldCharType="begin"/>
              <w:instrText xml:space="preserve"> PAGEREF _Toc236574042 \h </w:instrText>
              <w:fldChar w:fldCharType="separate"/>
              <w:t>16</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43" w:history="1">
            <w:r>
              <w:rPr>
                <w:rStyle w:val="Hipervnculo"/>
                <w:noProof/>
              </w:rPr>
              <w:t>CAPÍTULO 2: MARCO TEÓRICO</w:t>
            </w:r>
            <w:r>
              <w:rPr>
                <w:noProof/>
              </w:rPr>
              <w:tab/>
              <w:fldChar w:fldCharType="begin"/>
              <w:instrText xml:space="preserve"> PAGEREF _Toc236574043 \h </w:instrText>
              <w:fldChar w:fldCharType="separate"/>
              <w:t>17</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4" w:history="1">
            <w:r>
              <w:rPr>
                <w:rStyle w:val="Hipervnculo"/>
                <w:noProof/>
              </w:rPr>
              <w:t>2.1 Estrategia de revisión de la literatura</w:t>
            </w:r>
            <w:r>
              <w:rPr>
                <w:noProof/>
              </w:rPr>
              <w:tab/>
              <w:fldChar w:fldCharType="begin"/>
              <w:instrText xml:space="preserve"> PAGEREF _Toc236574044 \h </w:instrText>
              <w:fldChar w:fldCharType="separate"/>
              <w:t>17</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5" w:history="1">
            <w:r>
              <w:rPr>
                <w:rStyle w:val="Hipervnculo"/>
                <w:noProof/>
              </w:rPr>
              <w:t>2.2 Antecedentes de la investigación</w:t>
            </w:r>
            <w:r>
              <w:rPr>
                <w:noProof/>
              </w:rPr>
              <w:tab/>
              <w:fldChar w:fldCharType="begin"/>
              <w:instrText xml:space="preserve"> PAGEREF _Toc236574045 \h </w:instrText>
              <w:fldChar w:fldCharType="separate"/>
              <w:t>18</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6" w:history="1">
            <w:r>
              <w:rPr>
                <w:rStyle w:val="Hipervnculo"/>
                <w:noProof/>
              </w:rPr>
              <w:t>2.2.1 Antecedentes internacionales</w:t>
            </w:r>
            <w:r>
              <w:rPr>
                <w:noProof/>
              </w:rPr>
              <w:tab/>
              <w:fldChar w:fldCharType="begin"/>
              <w:instrText xml:space="preserve"> PAGEREF _Toc236574046 \h </w:instrText>
              <w:fldChar w:fldCharType="separate"/>
              <w:t>18</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7" w:history="1">
            <w:r>
              <w:rPr>
                <w:rStyle w:val="Hipervnculo"/>
                <w:noProof/>
              </w:rPr>
              <w:t>2.2.2 Antecedentes nacionales</w:t>
            </w:r>
            <w:r>
              <w:rPr>
                <w:noProof/>
              </w:rPr>
              <w:tab/>
              <w:fldChar w:fldCharType="begin"/>
              <w:instrText xml:space="preserve"> PAGEREF _Toc236574047 \h </w:instrText>
              <w:fldChar w:fldCharType="separate"/>
              <w:t>20</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8" w:history="1">
            <w:r>
              <w:rPr>
                <w:rStyle w:val="Hipervnculo"/>
                <w:noProof/>
              </w:rPr>
              <w:t>2.2.3 Síntesis crítica y brecha de conocimiento</w:t>
            </w:r>
            <w:r>
              <w:rPr>
                <w:noProof/>
              </w:rPr>
              <w:tab/>
              <w:fldChar w:fldCharType="begin"/>
              <w:instrText xml:space="preserve"> PAGEREF _Toc236574048 \h </w:instrText>
              <w:fldChar w:fldCharType="separate"/>
              <w:t>21</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9" w:history="1">
            <w:r>
              <w:rPr>
                <w:rStyle w:val="Hipervnculo"/>
                <w:noProof/>
              </w:rPr>
              <w:t>2.3 Bases teóricas</w:t>
            </w:r>
            <w:r>
              <w:rPr>
                <w:noProof/>
              </w:rPr>
              <w:tab/>
              <w:fldChar w:fldCharType="begin"/>
              <w:instrText xml:space="preserve"> PAGEREF _Toc236574049 \h </w:instrText>
              <w:fldChar w:fldCharType="separate"/>
              <w:t>21</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0" w:history="1">
            <w:r>
              <w:rPr>
                <w:rStyle w:val="Hipervnculo"/>
                <w:noProof/>
              </w:rPr>
              <w:t>2.3.1 Predicción del rendimiento agrícola basada en datos</w:t>
            </w:r>
            <w:r>
              <w:rPr>
                <w:noProof/>
              </w:rPr>
              <w:tab/>
              <w:fldChar w:fldCharType="begin"/>
              <w:instrText xml:space="preserve"> PAGEREF _Toc236574050 \h </w:instrText>
              <w:fldChar w:fldCharType="separate"/>
              <w:t>21</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1" w:history="1">
            <w:r>
              <w:rPr>
                <w:rStyle w:val="Hipervnculo"/>
                <w:noProof/>
              </w:rPr>
              <w:t xml:space="preserve">2.3.2 Variable independiente: modelo CNN-1D interpretable con SHAP</w:t>
            </w:r>
            <w:r>
              <w:rPr>
                <w:noProof/>
              </w:rPr>
              <w:tab/>
              <w:fldChar w:fldCharType="begin"/>
              <w:instrText xml:space="preserve"> PAGEREF _Toc236574051 \h </w:instrText>
              <w:fldChar w:fldCharType="separate"/>
              <w:t>22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2" w:history="1">
            <w:r>
              <w:rPr>
                <w:rStyle w:val="Hipervnculo"/>
                <w:noProof/>
              </w:rPr>
              <w:t>2.3.3 Variable dependiente: predicción del rendimiento de quinua</w:t>
            </w:r>
            <w:r>
              <w:rPr>
                <w:noProof/>
              </w:rPr>
              <w:tab/>
              <w:fldChar w:fldCharType="begin"/>
              <w:instrText xml:space="preserve"> PAGEREF _Toc236574052 \h </w:instrText>
              <w:fldChar w:fldCharType="separate"/>
              <w:t>23</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3" w:history="1">
            <w:r>
              <w:rPr>
                <w:rStyle w:val="Hipervnculo"/>
                <w:noProof/>
              </w:rPr>
              <w:t>2.3.4 Fundamentos agroclimáticos, fenológicos y espectrales de la quinua</w:t>
            </w:r>
            <w:r>
              <w:rPr>
                <w:noProof/>
              </w:rPr>
              <w:tab/>
              <w:fldChar w:fldCharType="begin"/>
              <w:instrText xml:space="preserve"> PAGEREF _Toc236574053 \h </w:instrText>
              <w:fldChar w:fldCharType="separate"/>
              <w:t>24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4" w:history="1">
            <w:r>
              <w:rPr>
                <w:rStyle w:val="Hipervnculo"/>
                <w:noProof/>
              </w:rPr>
              <w:t>2.3.5 Producción y evaluación del artefacto en Ingeniería de Sistemas</w:t>
            </w:r>
            <w:r>
              <w:rPr>
                <w:noProof/>
              </w:rPr>
              <w:tab/>
              <w:fldChar w:fldCharType="begin"/>
              <w:instrText xml:space="preserve"> PAGEREF _Toc236574054 \h </w:instrText>
              <w:fldChar w:fldCharType="separate"/>
              <w:t>24</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55" w:history="1">
            <w:r>
              <w:rPr>
                <w:rStyle w:val="Hipervnculo"/>
                <w:noProof/>
              </w:rPr>
              <w:t>2.4 Marco conceptual</w:t>
            </w:r>
            <w:r>
              <w:rPr>
                <w:noProof/>
              </w:rPr>
              <w:tab/>
              <w:fldChar w:fldCharType="begin"/>
              <w:instrText xml:space="preserve"> PAGEREF _Toc236574055 \h </w:instrText>
              <w:fldChar w:fldCharType="separate"/>
              <w:t>25</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6" w:history="1">
            <w:r>
              <w:rPr>
                <w:rStyle w:val="Hipervnculo"/>
                <w:noProof/>
              </w:rPr>
              <w:t>2.4.1 Provincia-campaña</w:t>
            </w:r>
            <w:r>
              <w:rPr>
                <w:noProof/>
              </w:rPr>
              <w:tab/>
              <w:fldChar w:fldCharType="begin"/>
              <w:instrText xml:space="preserve"> PAGEREF _Toc236574056 \h </w:instrText>
              <w:fldChar w:fldCharType="separate"/>
              <w:t>25</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7" w:history="1">
            <w:r>
              <w:rPr>
                <w:rStyle w:val="Hipervnculo"/>
                <w:noProof/>
              </w:rPr>
              <w:t>2.4.2 Rendimiento de quinua</w:t>
            </w:r>
            <w:r>
              <w:rPr>
                <w:noProof/>
              </w:rPr>
              <w:tab/>
              <w:fldChar w:fldCharType="begin"/>
              <w:instrText xml:space="preserve"> PAGEREF _Toc236574057 \h </w:instrText>
              <w:fldChar w:fldCharType="separate"/>
              <w:t>25</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8" w:history="1">
            <w:r>
              <w:rPr>
                <w:rStyle w:val="Hipervnculo"/>
                <w:noProof/>
              </w:rPr>
              <w:t>2.4.3 Campaña agrícola</w:t>
            </w:r>
            <w:r>
              <w:rPr>
                <w:noProof/>
              </w:rPr>
              <w:tab/>
              <w:fldChar w:fldCharType="begin"/>
              <w:instrText xml:space="preserve"> PAGEREF _Toc236574058 \h </w:instrText>
              <w:fldChar w:fldCharType="separate"/>
              <w:t>25</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9" w:history="1">
            <w:r>
              <w:rPr>
                <w:rStyle w:val="Hipervnculo"/>
                <w:noProof/>
              </w:rPr>
              <w:t>2.4.4 Predictor agroclimático</w:t>
            </w:r>
            <w:r>
              <w:rPr>
                <w:noProof/>
              </w:rPr>
              <w:tab/>
              <w:fldChar w:fldCharType="begin"/>
              <w:instrText xml:space="preserve"> PAGEREF _Toc236574059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0" w:history="1">
            <w:r>
              <w:rPr>
                <w:rStyle w:val="Hipervnculo"/>
                <w:noProof/>
              </w:rPr>
              <w:t>2.4.5 Predictor espectral</w:t>
            </w:r>
            <w:r>
              <w:rPr>
                <w:noProof/>
              </w:rPr>
              <w:tab/>
              <w:fldChar w:fldCharType="begin"/>
              <w:instrText xml:space="preserve"> PAGEREF _Toc236574060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1" w:history="1">
            <w:r>
              <w:rPr>
                <w:rStyle w:val="Hipervnculo"/>
                <w:noProof/>
              </w:rPr>
              <w:t>2.4.6 Ventana fenológica crítica</w:t>
            </w:r>
            <w:r>
              <w:rPr>
                <w:noProof/>
              </w:rPr>
              <w:tab/>
              <w:fldChar w:fldCharType="begin"/>
              <w:instrText xml:space="preserve"> PAGEREF _Toc236574061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2" w:history="1">
            <w:r>
              <w:rPr>
                <w:rStyle w:val="Hipervnculo"/>
                <w:noProof/>
              </w:rPr>
              <w:t>2.4.7 Ventana de contribución predictiva</w:t>
            </w:r>
            <w:r>
              <w:rPr>
                <w:noProof/>
              </w:rPr>
              <w:tab/>
              <w:fldChar w:fldCharType="begin"/>
              <w:instrText xml:space="preserve"> PAGEREF _Toc236574062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3" w:history="1">
            <w:r>
              <w:rPr>
                <w:rStyle w:val="Hipervnculo"/>
                <w:noProof/>
              </w:rPr>
              <w:t>2.4.8 Red neuronal convolucional unidimensional</w:t>
            </w:r>
            <w:r>
              <w:rPr>
                <w:noProof/>
              </w:rPr>
              <w:tab/>
              <w:fldChar w:fldCharType="begin"/>
              <w:instrText xml:space="preserve"> PAGEREF _Toc236574063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4" w:history="1">
            <w:r>
              <w:rPr>
                <w:rStyle w:val="Hipervnculo"/>
                <w:noProof/>
              </w:rPr>
              <w:t>2.4.9 Explicación SHAP</w:t>
            </w:r>
            <w:r>
              <w:rPr>
                <w:noProof/>
              </w:rPr>
              <w:tab/>
              <w:fldChar w:fldCharType="begin"/>
              <w:instrText xml:space="preserve"> PAGEREF _Toc236574064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5" w:history="1">
            <w:r>
              <w:rPr>
                <w:rStyle w:val="Hipervnculo"/>
                <w:noProof/>
              </w:rPr>
              <w:t>2.4.10 Exactitud predictiva</w:t>
            </w:r>
            <w:r>
              <w:rPr>
                <w:noProof/>
              </w:rPr>
              <w:tab/>
              <w:fldChar w:fldCharType="begin"/>
              <w:instrText xml:space="preserve"> PAGEREF _Toc236574065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6" w:history="1">
            <w:r>
              <w:rPr>
                <w:rStyle w:val="Hipervnculo"/>
                <w:noProof/>
              </w:rPr>
              <w:t>2.4.11 Interpretabilidad de la predicción</w:t>
            </w:r>
            <w:r>
              <w:rPr>
                <w:noProof/>
              </w:rPr>
              <w:tab/>
              <w:fldChar w:fldCharType="begin"/>
              <w:instrText xml:space="preserve"> PAGEREF _Toc236574066 \h </w:instrText>
              <w:fldChar w:fldCharType="separate"/>
              <w:t>27</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7" w:history="1">
            <w:r>
              <w:rPr>
                <w:rStyle w:val="Hipervnculo"/>
                <w:noProof/>
              </w:rPr>
              <w:t>2.4.12 Benchmark</w:t>
            </w:r>
            <w:r>
              <w:rPr>
                <w:noProof/>
              </w:rPr>
              <w:tab/>
              <w:fldChar w:fldCharType="begin"/>
              <w:instrText xml:space="preserve"> PAGEREF _Toc236574067 \h </w:instrText>
              <w:fldChar w:fldCharType="separate"/>
              <w:t>27</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8" w:history="1">
            <w:r>
              <w:rPr>
                <w:rStyle w:val="Hipervnculo"/>
                <w:noProof/>
              </w:rPr>
              <w:t>2.4.13 No inferioridad</w:t>
            </w:r>
            <w:r>
              <w:rPr>
                <w:noProof/>
              </w:rPr>
              <w:tab/>
              <w:fldChar w:fldCharType="begin"/>
              <w:instrText xml:space="preserve"> PAGEREF _Toc236574068 \h </w:instrText>
              <w:fldChar w:fldCharType="separate"/>
              <w:t>27</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69" w:history="1">
            <w:r>
              <w:rPr>
                <w:rStyle w:val="Hipervnculo"/>
                <w:noProof/>
              </w:rPr>
              <w:t>CAPÍTULO 3: HIPÓTESIS Y VARIABLES</w:t>
            </w:r>
            <w:r>
              <w:rPr>
                <w:noProof/>
              </w:rPr>
              <w:tab/>
              <w:fldChar w:fldCharType="begin"/>
              <w:instrText xml:space="preserve"> PAGEREF _Toc236574069 \h </w:instrText>
              <w:fldChar w:fldCharType="separate"/>
              <w:t>28</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0" w:history="1">
            <w:r>
              <w:rPr>
                <w:rStyle w:val="Hipervnculo"/>
                <w:noProof/>
              </w:rPr>
              <w:t>3.1 Hipótesis general</w:t>
            </w:r>
            <w:r>
              <w:rPr>
                <w:noProof/>
              </w:rPr>
              <w:tab/>
              <w:fldChar w:fldCharType="begin"/>
              <w:instrText xml:space="preserve"> PAGEREF _Toc236574070 \h </w:instrText>
              <w:fldChar w:fldCharType="separate"/>
              <w:t>28</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1" w:history="1">
            <w:r>
              <w:rPr>
                <w:rStyle w:val="Hipervnculo"/>
                <w:noProof/>
              </w:rPr>
              <w:t>3.2 Hipótesis específicas</w:t>
            </w:r>
            <w:r>
              <w:rPr>
                <w:noProof/>
              </w:rPr>
              <w:tab/>
              <w:fldChar w:fldCharType="begin"/>
              <w:instrText xml:space="preserve"> PAGEREF _Toc236574071 \h </w:instrText>
              <w:fldChar w:fldCharType="separate"/>
              <w:t>28</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2" w:history="1">
            <w:r>
              <w:rPr>
                <w:rStyle w:val="Hipervnculo"/>
                <w:noProof/>
              </w:rPr>
              <w:t>3.3 Formulación estadística de las hipótesis</w:t>
            </w:r>
            <w:r>
              <w:rPr>
                <w:noProof/>
              </w:rPr>
              <w:tab/>
              <w:fldChar w:fldCharType="begin"/>
              <w:instrText xml:space="preserve"> PAGEREF _Toc236574072 \h </w:instrText>
              <w:fldChar w:fldCharType="separate"/>
              <w:t>28</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3" w:history="1">
            <w:r>
              <w:rPr>
                <w:rStyle w:val="Hipervnculo"/>
                <w:noProof/>
              </w:rPr>
              <w:t xml:space="preserve">3.3.1 HE1a: no inferioridad frente a XGBoost y a la línea base provincial</w:t>
            </w:r>
            <w:r>
              <w:rPr>
                <w:noProof/>
              </w:rPr>
              <w:tab/>
              <w:fldChar w:fldCharType="begin"/>
              <w:instrText xml:space="preserve"> PAGEREF _Toc236574073 \h </w:instrText>
              <w:fldChar w:fldCharType="separate"/>
              <w:t>28</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4" w:history="1">
            <w:r>
              <w:rPr>
                <w:rStyle w:val="Hipervnculo"/>
                <w:noProof/>
              </w:rPr>
              <w:t xml:space="preserve">3.3.2 HE1b: ganancia sobre la línea base provincial (exploratoria)</w:t>
            </w:r>
            <w:r>
              <w:rPr>
                <w:noProof/>
              </w:rPr>
              <w:tab/>
              <w:fldChar w:fldCharType="begin"/>
              <w:instrText xml:space="preserve"> PAGEREF _Toc236574074 \h </w:instrText>
              <w:fldChar w:fldCharType="separate"/>
              <w:t>29</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5" w:history="1">
            <w:r>
              <w:rPr>
                <w:rStyle w:val="Hipervnculo"/>
                <w:noProof/>
              </w:rPr>
              <w:t>3.3.3 HE2a: estabilidad de las explicaciones</w:t>
            </w:r>
            <w:r>
              <w:rPr>
                <w:noProof/>
              </w:rPr>
              <w:tab/>
              <w:fldChar w:fldCharType="begin"/>
              <w:instrText xml:space="preserve"> PAGEREF _Toc236574075 \h </w:instrText>
              <w:fldChar w:fldCharType="separate"/>
              <w:t>29</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6" w:history="1">
            <w:r>
              <w:rPr>
                <w:rStyle w:val="Hipervnculo"/>
                <w:noProof/>
              </w:rPr>
              <w:t>3.3.4 HE2b: fidelidad mediante oclusión</w:t>
            </w:r>
            <w:r>
              <w:rPr>
                <w:noProof/>
              </w:rPr>
              <w:tab/>
              <w:fldChar w:fldCharType="begin"/>
              <w:instrText xml:space="preserve"> PAGEREF _Toc236574076 \h </w:instrText>
              <w:fldChar w:fldCharType="separate"/>
              <w:t>30</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7" w:history="1">
            <w:r>
              <w:rPr>
                <w:rStyle w:val="Hipervnculo"/>
                <w:noProof/>
              </w:rPr>
              <w:t>3.3.5 HE2c: concordancia agronómica</w:t>
            </w:r>
            <w:r>
              <w:rPr>
                <w:noProof/>
              </w:rPr>
              <w:tab/>
              <w:fldChar w:fldCharType="begin"/>
              <w:instrText xml:space="preserve"> PAGEREF _Toc236574077 \h </w:instrText>
              <w:fldChar w:fldCharType="separate"/>
              <w:t>30</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8" w:history="1">
            <w:r>
              <w:rPr>
                <w:rStyle w:val="Hipervnculo"/>
                <w:noProof/>
              </w:rPr>
              <w:t>3.4 Identificación de las variables</w:t>
            </w:r>
            <w:r>
              <w:rPr>
                <w:noProof/>
              </w:rPr>
              <w:tab/>
              <w:fldChar w:fldCharType="begin"/>
              <w:instrText xml:space="preserve"> PAGEREF _Toc236574078 \h </w:instrText>
              <w:fldChar w:fldCharType="separate"/>
              <w:t>30</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9" w:history="1">
            <w:r>
              <w:rPr>
                <w:rStyle w:val="Hipervnculo"/>
                <w:noProof/>
              </w:rPr>
              <w:t>3.5 Operacionalización de las variables</w:t>
            </w:r>
            <w:r>
              <w:rPr>
                <w:noProof/>
              </w:rPr>
              <w:tab/>
              <w:fldChar w:fldCharType="begin"/>
              <w:instrText xml:space="preserve"> PAGEREF _Toc236574079 \h </w:instrText>
              <w:fldChar w:fldCharType="separate"/>
              <w:t>32</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0" w:history="1">
            <w:r>
              <w:rPr>
                <w:rStyle w:val="Hipervnculo"/>
                <w:noProof/>
              </w:rPr>
              <w:t>3.6 Matriz de consistencia</w:t>
            </w:r>
            <w:r>
              <w:rPr>
                <w:noProof/>
              </w:rPr>
              <w:tab/>
              <w:fldChar w:fldCharType="begin"/>
              <w:instrText xml:space="preserve"> PAGEREF _Toc236574080 \h </w:instrText>
              <w:fldChar w:fldCharType="separate"/>
              <w:t>32</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81" w:history="1">
            <w:r>
              <w:rPr>
                <w:rStyle w:val="Hipervnculo"/>
                <w:noProof/>
              </w:rPr>
              <w:t>CAPÍTULO 4: METODOLOGÍA</w:t>
            </w:r>
            <w:r>
              <w:rPr>
                <w:noProof/>
              </w:rPr>
              <w:tab/>
              <w:fldChar w:fldCharType="begin"/>
              <w:instrText xml:space="preserve"> PAGEREF _Toc236574081 \h </w:instrText>
              <w:fldChar w:fldCharType="separate"/>
              <w:t>33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2" w:history="1">
            <w:r>
              <w:rPr>
                <w:rStyle w:val="Hipervnculo"/>
                <w:noProof/>
              </w:rPr>
              <w:t>4.1 Enfoque, finalidad, nivel y orientación de la investigación</w:t>
            </w:r>
            <w:r>
              <w:rPr>
                <w:noProof/>
              </w:rPr>
              <w:tab/>
              <w:fldChar w:fldCharType="begin"/>
              <w:instrText xml:space="preserve"> PAGEREF _Toc236574082 \h </w:instrText>
              <w:fldChar w:fldCharType="separate"/>
              <w:t>33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3" w:history="1">
            <w:r>
              <w:rPr>
                <w:rStyle w:val="Hipervnculo"/>
                <w:noProof/>
              </w:rPr>
              <w:t>4.2 Encuadre en la investigación en ciencias del diseño</w:t>
            </w:r>
            <w:r>
              <w:rPr>
                <w:noProof/>
              </w:rPr>
              <w:tab/>
              <w:fldChar w:fldCharType="begin"/>
              <w:instrText xml:space="preserve"> PAGEREF _Toc236574083 \h </w:instrText>
              <w:fldChar w:fldCharType="separate"/>
              <w:t>33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4" w:history="1">
            <w:r>
              <w:rPr>
                <w:rStyle w:val="Hipervnculo"/>
                <w:noProof/>
              </w:rPr>
              <w:t>4.3 Diseño de los datos y de la evaluación computacional</w:t>
            </w:r>
            <w:r>
              <w:rPr>
                <w:noProof/>
              </w:rPr>
              <w:tab/>
              <w:fldChar w:fldCharType="begin"/>
              <w:instrText xml:space="preserve"> PAGEREF _Toc236574084 \h </w:instrText>
              <w:fldChar w:fldCharType="separate"/>
              <w:t>34</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5" w:history="1">
            <w:r>
              <w:rPr>
                <w:rStyle w:val="Hipervnculo"/>
                <w:noProof/>
              </w:rPr>
              <w:t>4.4 Unidad de análisis</w:t>
            </w:r>
            <w:r>
              <w:rPr>
                <w:noProof/>
              </w:rPr>
              <w:tab/>
              <w:fldChar w:fldCharType="begin"/>
              <w:instrText xml:space="preserve"> PAGEREF _Toc236574085 \h </w:instrText>
              <w:fldChar w:fldCharType="separate"/>
              <w:t>35</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6" w:history="1">
            <w:r>
              <w:rPr>
                <w:rStyle w:val="Hipervnculo"/>
                <w:noProof/>
              </w:rPr>
              <w:t>4.5 Población de estudio</w:t>
            </w:r>
            <w:r>
              <w:rPr>
                <w:noProof/>
              </w:rPr>
              <w:tab/>
              <w:fldChar w:fldCharType="begin"/>
              <w:instrText xml:space="preserve"> PAGEREF _Toc236574086 \h </w:instrText>
              <w:fldChar w:fldCharType="separate"/>
              <w:t>35</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7" w:history="1">
            <w:r>
              <w:rPr>
                <w:rStyle w:val="Hipervnculo"/>
                <w:noProof/>
              </w:rPr>
              <w:t>4.5.1 Delimitación por contenido, lugar y tiempo</w:t>
            </w:r>
            <w:r>
              <w:rPr>
                <w:noProof/>
              </w:rPr>
              <w:tab/>
              <w:fldChar w:fldCharType="begin"/>
              <w:instrText xml:space="preserve"> PAGEREF _Toc236574087 \h </w:instrText>
              <w:fldChar w:fldCharType="separate"/>
              <w:t>36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8" w:history="1">
            <w:r>
              <w:rPr>
                <w:rStyle w:val="Hipervnculo"/>
                <w:noProof/>
              </w:rPr>
              <w:t>4.5.2 Verificación de la disponibilidad y granularidad de la fuente</w:t>
            </w:r>
            <w:r>
              <w:rPr>
                <w:noProof/>
              </w:rPr>
              <w:tab/>
              <w:fldChar w:fldCharType="begin"/>
              <w:instrText xml:space="preserve"> PAGEREF _Toc236574088 \h </w:instrText>
              <w:fldChar w:fldCharType="separate"/>
              <w:t>36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9" w:history="1">
            <w:r>
              <w:rPr>
                <w:rStyle w:val="Hipervnculo"/>
                <w:noProof/>
              </w:rPr>
              <w:t>4.5.3 Delimitación territorial preliminar</w:t>
            </w:r>
            <w:r>
              <w:rPr>
                <w:noProof/>
              </w:rPr>
              <w:tab/>
              <w:fldChar w:fldCharType="begin"/>
              <w:instrText xml:space="preserve"> PAGEREF _Toc236574089 \h </w:instrText>
              <w:fldChar w:fldCharType="separate"/>
              <w:t>36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0" w:history="1">
            <w:r>
              <w:rPr>
                <w:rStyle w:val="Hipervnculo"/>
                <w:noProof/>
              </w:rPr>
              <w:t>4.5.4 Estabilidad de la demarcación territorial en el periodo</w:t>
            </w:r>
            <w:r>
              <w:rPr>
                <w:noProof/>
              </w:rPr>
              <w:tab/>
              <w:fldChar w:fldCharType="begin"/>
              <w:instrText xml:space="preserve"> PAGEREF _Toc236574090 \h </w:instrText>
              <w:fldChar w:fldCharType="separate"/>
              <w:t>37</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1" w:history="1">
            <w:r>
              <w:rPr>
                <w:rStyle w:val="Hipervnculo"/>
                <w:noProof/>
              </w:rPr>
              <w:t>4.5.5 Estructura de intermitencia del cultivo</w:t>
            </w:r>
            <w:r>
              <w:rPr>
                <w:noProof/>
              </w:rPr>
              <w:tab/>
              <w:fldChar w:fldCharType="begin"/>
              <w:instrText xml:space="preserve"> PAGEREF _Toc236574091 \h </w:instrText>
              <w:fldChar w:fldCharType="separate"/>
              <w:t>38</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2" w:history="1">
            <w:r>
              <w:rPr>
                <w:rStyle w:val="Hipervnculo"/>
                <w:noProof/>
              </w:rPr>
              <w:t>4.5.6 Cálculo escalonado de celdas potencialmente elegibles</w:t>
            </w:r>
            <w:r>
              <w:rPr>
                <w:noProof/>
              </w:rPr>
              <w:tab/>
              <w:fldChar w:fldCharType="begin"/>
              <w:instrText xml:space="preserve"> PAGEREF _Toc236574092 \h </w:instrText>
              <w:fldChar w:fldCharType="separate"/>
              <w:t>38</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3" w:history="1">
            <w:r>
              <w:rPr>
                <w:rStyle w:val="Hipervnculo"/>
                <w:noProof/>
              </w:rPr>
              <w:t>4.5.7 Bloques temporales de información</w:t>
            </w:r>
            <w:r>
              <w:rPr>
                <w:noProof/>
              </w:rPr>
              <w:tab/>
              <w:fldChar w:fldCharType="begin"/>
              <w:instrText xml:space="preserve"> PAGEREF _Toc236574093 \h </w:instrText>
              <w:fldChar w:fldCharType="separate"/>
              <w:t>39</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4" w:history="1">
            <w:r>
              <w:rPr>
                <w:rStyle w:val="Hipervnculo"/>
                <w:noProof/>
              </w:rPr>
              <w:t>4.6 Tamaño y conformación censal del conjunto analítico</w:t>
            </w:r>
            <w:r>
              <w:rPr>
                <w:noProof/>
              </w:rPr>
              <w:tab/>
              <w:fldChar w:fldCharType="begin"/>
              <w:instrText xml:space="preserve"> PAGEREF _Toc236574094 \h </w:instrText>
              <w:fldChar w:fldCharType="separate"/>
              <w:t>39</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5" w:history="1">
            <w:r>
              <w:rPr>
                <w:rStyle w:val="Hipervnculo"/>
                <w:noProof/>
              </w:rPr>
              <w:t>4.7 Criterios de elegibilidad y depuración del conjunto analítico</w:t>
            </w:r>
            <w:r>
              <w:rPr>
                <w:noProof/>
              </w:rPr>
              <w:tab/>
              <w:fldChar w:fldCharType="begin"/>
              <w:instrText xml:space="preserve"> PAGEREF _Toc236574095 \h </w:instrText>
              <w:fldChar w:fldCharType="separate"/>
              <w:t>39</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6" w:history="1">
            <w:r>
              <w:rPr>
                <w:rStyle w:val="Hipervnculo"/>
                <w:noProof/>
              </w:rPr>
              <w:t>4.8 Riesgos remanentes de disponibilidad de datos</w:t>
            </w:r>
            <w:r>
              <w:rPr>
                <w:noProof/>
              </w:rPr>
              <w:tab/>
              <w:fldChar w:fldCharType="begin"/>
              <w:instrText xml:space="preserve"> PAGEREF _Toc236574096 \h </w:instrText>
              <w:fldChar w:fldCharType="separate"/>
              <w:t>40</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7" w:history="1">
            <w:r>
              <w:rPr>
                <w:rStyle w:val="Hipervnculo"/>
                <w:noProof/>
              </w:rPr>
              <w:t>4.9 Técnicas, instrumentos y fuentes de datos</w:t>
            </w:r>
            <w:r>
              <w:rPr>
                <w:noProof/>
              </w:rPr>
              <w:tab/>
              <w:fldChar w:fldCharType="begin"/>
              <w:instrText xml:space="preserve"> PAGEREF _Toc236574097 \h </w:instrText>
              <w:fldChar w:fldCharType="separate"/>
              <w:t>41</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8" w:history="1">
            <w:r>
              <w:rPr>
                <w:rStyle w:val="Hipervnculo"/>
                <w:noProof/>
              </w:rPr>
              <w:t>4.10 Construcción del conjunto de datos</w:t>
            </w:r>
            <w:r>
              <w:rPr>
                <w:noProof/>
              </w:rPr>
              <w:tab/>
              <w:fldChar w:fldCharType="begin"/>
              <w:instrText xml:space="preserve"> PAGEREF _Toc236574098 \h </w:instrText>
              <w:fldChar w:fldCharType="separate"/>
              <w:t>42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9" w:history="1">
            <w:r>
              <w:rPr>
                <w:rStyle w:val="Hipervnculo"/>
                <w:noProof/>
              </w:rPr>
              <w:t>4.10.1 Máscara de superficie agrícola</w:t>
            </w:r>
            <w:r>
              <w:rPr>
                <w:noProof/>
              </w:rPr>
              <w:tab/>
              <w:fldChar w:fldCharType="begin"/>
              <w:instrText xml:space="preserve"> PAGEREF _Toc236574099 \h </w:instrText>
              <w:fldChar w:fldCharType="separate"/>
              <w:t>42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0" w:history="1">
            <w:r>
              <w:rPr>
                <w:rStyle w:val="Hipervnculo"/>
                <w:noProof/>
              </w:rPr>
              <w:t>4.10.2 Alineación fenológica de las series</w:t>
            </w:r>
            <w:r>
              <w:rPr>
                <w:noProof/>
              </w:rPr>
              <w:tab/>
              <w:fldChar w:fldCharType="begin"/>
              <w:instrText xml:space="preserve"> PAGEREF _Toc236574100 \h </w:instrText>
              <w:fldChar w:fldCharType="separate"/>
              <w:t>42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1" w:history="1">
            <w:r>
              <w:rPr>
                <w:rStyle w:val="Hipervnculo"/>
                <w:noProof/>
              </w:rPr>
              <w:t>4.10.3 Estructura del tensor de entrada</w:t>
            </w:r>
            <w:r>
              <w:rPr>
                <w:noProof/>
              </w:rPr>
              <w:tab/>
              <w:fldChar w:fldCharType="begin"/>
              <w:instrText xml:space="preserve"> PAGEREF _Toc236574101 \h </w:instrText>
              <w:fldChar w:fldCharType="separate"/>
              <w:t>43</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2" w:history="1">
            <w:r>
              <w:rPr>
                <w:rStyle w:val="Hipervnculo"/>
                <w:noProof/>
              </w:rPr>
              <w:t>4.10.4 Horizonte de pronóstico y disponibilidad temporal</w:t>
            </w:r>
            <w:r>
              <w:rPr>
                <w:noProof/>
              </w:rPr>
              <w:tab/>
              <w:fldChar w:fldCharType="begin"/>
              <w:instrText xml:space="preserve"> PAGEREF _Toc236574102 \h </w:instrText>
              <w:fldChar w:fldCharType="separate"/>
              <w:t>43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3" w:history="1">
            <w:r>
              <w:rPr>
                <w:rStyle w:val="Hipervnculo"/>
                <w:noProof/>
              </w:rPr>
              <w:t>4.11 Tratamiento de la variable objetivo</w:t>
            </w:r>
            <w:r>
              <w:rPr>
                <w:noProof/>
              </w:rPr>
              <w:tab/>
              <w:fldChar w:fldCharType="begin"/>
              <w:instrText xml:space="preserve"> PAGEREF _Toc236574103 \h </w:instrText>
              <w:fldChar w:fldCharType="separate"/>
              <w:t>43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4" w:history="1">
            <w:r>
              <w:rPr>
                <w:rStyle w:val="Hipervnculo"/>
                <w:noProof/>
              </w:rPr>
              <w:t>4.12 Protocolo experimental</w:t>
            </w:r>
            <w:r>
              <w:rPr>
                <w:noProof/>
              </w:rPr>
              <w:tab/>
              <w:fldChar w:fldCharType="begin"/>
              <w:instrText xml:space="preserve"> PAGEREF _Toc236574104 \h </w:instrText>
              <w:fldChar w:fldCharType="separate"/>
              <w:t>44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5" w:history="1">
            <w:r>
              <w:rPr>
                <w:rStyle w:val="Hipervnculo"/>
                <w:noProof/>
              </w:rPr>
              <w:t>4.12.1 Esquemas de validación</w:t>
            </w:r>
            <w:r>
              <w:rPr>
                <w:noProof/>
              </w:rPr>
              <w:tab/>
              <w:fldChar w:fldCharType="begin"/>
              <w:instrText xml:space="preserve"> PAGEREF _Toc236574105 \h </w:instrText>
              <w:fldChar w:fldCharType="separate"/>
              <w:t>44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6" w:history="1">
            <w:r>
              <w:rPr>
                <w:rStyle w:val="Hipervnculo"/>
                <w:noProof/>
              </w:rPr>
              <w:t>4.12.2 Anidamiento y prevención de fuga de información</w:t>
            </w:r>
            <w:r>
              <w:rPr>
                <w:noProof/>
              </w:rPr>
              <w:tab/>
              <w:fldChar w:fldCharType="begin"/>
              <w:instrText xml:space="preserve"> PAGEREF _Toc236574106 \h </w:instrText>
              <w:fldChar w:fldCharType="separate"/>
              <w:t>44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7" w:history="1">
            <w:r>
              <w:rPr>
                <w:rStyle w:val="Hipervnculo"/>
                <w:noProof/>
              </w:rPr>
              <w:t>4.12.3 Equiparación del presupuesto de ajuste</w:t>
            </w:r>
            <w:r>
              <w:rPr>
                <w:noProof/>
              </w:rPr>
              <w:tab/>
              <w:fldChar w:fldCharType="begin"/>
              <w:instrText xml:space="preserve"> PAGEREF _Toc236574107 \h </w:instrText>
              <w:fldChar w:fldCharType="separate"/>
              <w:t>44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8" w:history="1">
            <w:r>
              <w:rPr>
                <w:rStyle w:val="Hipervnculo"/>
                <w:noProof/>
              </w:rPr>
              <w:t>4.12.4 Control de la variabilidad estocástica</w:t>
            </w:r>
            <w:r>
              <w:rPr>
                <w:noProof/>
              </w:rPr>
              <w:tab/>
              <w:fldChar w:fldCharType="begin"/>
              <w:instrText xml:space="preserve"> PAGEREF _Toc236574108 \h </w:instrText>
              <w:fldChar w:fldCharType="separate"/>
              <w:t>44</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9" w:history="1">
            <w:r>
              <w:rPr>
                <w:rStyle w:val="Hipervnculo"/>
                <w:noProof/>
              </w:rPr>
              <w:t>4.13 Métricas de evaluación</w:t>
            </w:r>
            <w:r>
              <w:rPr>
                <w:noProof/>
              </w:rPr>
              <w:tab/>
              <w:fldChar w:fldCharType="begin"/>
              <w:instrText xml:space="preserve"> PAGEREF _Toc236574109 \h </w:instrText>
              <w:fldChar w:fldCharType="separate"/>
              <w:t>45</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0" w:history="1">
            <w:r>
              <w:rPr>
                <w:rStyle w:val="Hipervnculo"/>
                <w:noProof/>
              </w:rPr>
              <w:t>4.14 Análisis estadístico</w:t>
            </w:r>
            <w:r>
              <w:rPr>
                <w:noProof/>
              </w:rPr>
              <w:tab/>
              <w:fldChar w:fldCharType="begin"/>
              <w:instrText xml:space="preserve"> PAGEREF _Toc236574110 \h </w:instrText>
              <w:fldChar w:fldCharType="separate"/>
              <w:t>46</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1" w:history="1">
            <w:r>
              <w:rPr>
                <w:rStyle w:val="Hipervnculo"/>
                <w:noProof/>
              </w:rPr>
              <w:t>4.15 Protocolo de interpretabilidad y validación de las explicaciones</w:t>
            </w:r>
            <w:r>
              <w:rPr>
                <w:noProof/>
              </w:rPr>
              <w:tab/>
              <w:fldChar w:fldCharType="begin"/>
              <w:instrText xml:space="preserve"> PAGEREF _Toc236574111 \h </w:instrText>
              <w:fldChar w:fldCharType="separate"/>
              <w:t>46</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2" w:history="1">
            <w:r>
              <w:rPr>
                <w:rStyle w:val="Hipervnculo"/>
                <w:noProof/>
              </w:rPr>
              <w:t>4.16 Amenazas a la validez</w:t>
            </w:r>
            <w:r>
              <w:rPr>
                <w:noProof/>
              </w:rPr>
              <w:tab/>
              <w:fldChar w:fldCharType="begin"/>
              <w:instrText xml:space="preserve"> PAGEREF _Toc236574112 \h </w:instrText>
              <w:fldChar w:fldCharType="separate"/>
              <w:t>47</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3" w:history="1">
            <w:r>
              <w:rPr>
                <w:rStyle w:val="Hipervnculo"/>
                <w:noProof/>
              </w:rPr>
              <w:t>4.17 Consideraciones éticas, licencias y uso de inteligencia artificial</w:t>
            </w:r>
            <w:r>
              <w:rPr>
                <w:noProof/>
              </w:rPr>
              <w:tab/>
              <w:fldChar w:fldCharType="begin"/>
              <w:instrText xml:space="preserve"> PAGEREF _Toc236574113 \h </w:instrText>
              <w:fldChar w:fldCharType="separate"/>
              <w:t>48</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4" w:history="1">
            <w:r>
              <w:rPr>
                <w:rStyle w:val="Hipervnculo"/>
                <w:noProof/>
              </w:rPr>
              <w:t>4.18 Plan de reproducibilidad</w:t>
            </w:r>
            <w:r>
              <w:rPr>
                <w:noProof/>
              </w:rPr>
              <w:tab/>
              <w:fldChar w:fldCharType="begin"/>
              <w:instrText xml:space="preserve"> PAGEREF _Toc236574114 \h </w:instrText>
              <w:fldChar w:fldCharType="separate"/>
              <w:t>48</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5" w:history="1">
            <w:r>
              <w:rPr>
                <w:rStyle w:val="Hipervnculo"/>
                <w:noProof/>
              </w:rPr>
              <w:t>CAPÍTULO 5: PRESUPUESTO</w:t>
            </w:r>
            <w:r>
              <w:rPr>
                <w:noProof/>
              </w:rPr>
              <w:tab/>
              <w:fldChar w:fldCharType="begin"/>
              <w:instrText xml:space="preserve"> PAGEREF _Toc236574115 \h </w:instrText>
              <w:fldChar w:fldCharType="separate"/>
              <w:t>50</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6" w:history="1">
            <w:r>
              <w:rPr>
                <w:rStyle w:val="Hipervnculo"/>
                <w:noProof/>
              </w:rPr>
              <w:t>CAPÍTULO 6: CRONOGRAMA DE ACTIVIDADES</w:t>
            </w:r>
            <w:r>
              <w:rPr>
                <w:noProof/>
              </w:rPr>
              <w:tab/>
              <w:fldChar w:fldCharType="begin"/>
              <w:instrText xml:space="preserve"> PAGEREF _Toc236574116 \h </w:instrText>
              <w:fldChar w:fldCharType="separate"/>
              <w:t>52</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7" w:history="1">
            <w:r>
              <w:rPr>
                <w:rStyle w:val="Hipervnculo"/>
                <w:noProof/>
              </w:rPr>
              <w:t>6.1 Plan de contingencia</w:t>
            </w:r>
            <w:r>
              <w:rPr>
                <w:noProof/>
              </w:rPr>
              <w:tab/>
              <w:fldChar w:fldCharType="begin"/>
              <w:instrText xml:space="preserve"> PAGEREF _Toc236574117 \h </w:instrText>
              <w:fldChar w:fldCharType="separate"/>
              <w:t>54</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8" w:history="1">
            <w:r>
              <w:rPr>
                <w:rStyle w:val="Hipervnculo"/>
                <w:noProof/>
              </w:rPr>
              <w:t>REFERENCIAS</w:t>
            </w:r>
            <w:r>
              <w:rPr>
                <w:noProof/>
              </w:rPr>
              <w:tab/>
              <w:fldChar w:fldCharType="begin"/>
              <w:instrText xml:space="preserve"> PAGEREF _Toc236574118 \h </w:instrText>
              <w:fldChar w:fldCharType="separate"/>
              <w:t>56</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9" w:history="1">
            <w:r>
              <w:rPr>
                <w:rStyle w:val="Hipervnculo"/>
                <w:noProof/>
              </w:rPr>
              <w:t>ANEXOS</w:t>
            </w:r>
            <w:r>
              <w:rPr>
                <w:noProof/>
              </w:rPr>
              <w:tab/>
              <w:fldChar w:fldCharType="begin"/>
              <w:instrText xml:space="preserve"> PAGEREF _Toc236574119 \h </w:instrText>
              <w:fldChar w:fldCharType="separate"/>
              <w:t>63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0" w:history="1">
            <w:r>
              <w:rPr>
                <w:rStyle w:val="Hipervnculo"/>
                <w:noProof/>
              </w:rPr>
              <w:t>Anexo 01. Operacionalización de las variables</w:t>
            </w:r>
            <w:r>
              <w:rPr>
                <w:noProof/>
              </w:rPr>
              <w:tab/>
              <w:fldChar w:fldCharType="begin"/>
              <w:instrText xml:space="preserve"> PAGEREF _Toc236574120 \h </w:instrText>
              <w:fldChar w:fldCharType="separate"/>
              <w:t>63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1" w:history="1">
            <w:r>
              <w:rPr>
                <w:rStyle w:val="Hipervnculo"/>
                <w:noProof/>
              </w:rPr>
              <w:t>Anexo 02. Matriz de consistencia</w:t>
            </w:r>
            <w:r>
              <w:rPr>
                <w:noProof/>
              </w:rPr>
              <w:tab/>
              <w:fldChar w:fldCharType="begin"/>
              <w:instrText xml:space="preserve"> PAGEREF _Toc236574121 \h </w:instrText>
              <w:fldChar w:fldCharType="separate"/>
              <w:t>66</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2" w:history="1">
            <w:r>
              <w:rPr>
                <w:rStyle w:val="Hipervnculo"/>
                <w:noProof/>
              </w:rPr>
              <w:t>Anexo 03. Matriz de antecedentes Q1-Q2 (2022-2026)</w:t>
            </w:r>
            <w:r>
              <w:rPr>
                <w:noProof/>
              </w:rPr>
              <w:tab/>
              <w:fldChar w:fldCharType="begin"/>
              <w:instrText xml:space="preserve"> PAGEREF _Toc236574122 \h </w:instrText>
              <w:fldChar w:fldCharType="separate"/>
              <w:t>69</w:t>
              <w:fldChar w:fldCharType="end"/>
            </w:r>
          </w:hyperlink>
        </w:p>
        <w:p w:rsidR="006834F8" w:rsidRPr="00930053" w:rsidRDefault="00000000">
          <w:pPr>
            <w:pStyle w:val="TDC2"/>
            <w:tabs>
              <w:tab w:val="right" w:leader="dot" w:pos="8787"/>
            </w:tabs>
          </w:pPr>
          <w:r>
            <w:rPr>
              <w:rStyle w:val="IndexLink"/>
            </w:rPr>
            <w:fldChar w:fldCharType="end"/>
          </w:r>
        </w:p>
      </w:sdtContent>
    </w:sdt>
    <w:p w:rsidR="006834F8" w:rsidRPr="00930053" w:rsidRDefault="00000000">
      <w:r>
        <w:br w:type="page"/>
      </w:r>
    </w:p>
    <w:p w:rsidR="006834F8" w:rsidRPr="00930053" w:rsidRDefault="00000000">
      <w:pPr>
        <w:pStyle w:val="Ttulo1"/>
        <w:spacing w:before="0"/>
      </w:pPr>
      <w:bookmarkStart w:id="2" w:name="_Toc236500824"/>
      <w:bookmarkStart w:id="3" w:name="_Toc236574027"/>
      <w:r>
        <w:rPr>
          <w:sz w:val="24"/>
          <w:szCs w:val="24"/>
        </w:rPr>
        <w:lastRenderedPageBreak/>
        <w:t>LISTA DE FIGURAS</w:t>
      </w:r>
      <w:bookmarkEnd w:id="2"/>
      <w:bookmarkEnd w:id="3"/>
    </w:p>
    <w:p w:rsidR="006834F8" w:rsidRPr="00930053" w:rsidRDefault="00000000">
      <w:r>
        <w:t>Figura 1. Perú: principales departamentos productores de quinua, 2024</w:t>
        <w:br w:type="page"/>
      </w:r>
    </w:p>
    <w:p w:rsidR="006834F8" w:rsidRPr="00930053" w:rsidRDefault="00000000">
      <w:pPr>
        <w:pStyle w:val="Ttulo1"/>
        <w:spacing w:before="0"/>
      </w:pPr>
      <w:bookmarkStart w:id="4" w:name="_Toc236500825"/>
      <w:bookmarkStart w:id="5" w:name="_Toc236574028"/>
      <w:r>
        <w:rPr>
          <w:sz w:val="24"/>
          <w:szCs w:val="24"/>
        </w:rPr>
        <w:lastRenderedPageBreak/>
        <w:t>LISTA DE TABLAS</w:t>
      </w:r>
      <w:bookmarkEnd w:id="4"/>
      <w:bookmarkEnd w:id="5"/>
    </w:p>
    <w:p w:rsidR="006834F8" w:rsidRPr="00930053" w:rsidRDefault="00000000">
      <w:r>
        <w:t xml:space="preserve">Tabla 1. Factor experimental, benchmarks y variables de respuesta</w:t>
      </w:r>
    </w:p>
    <w:p w:rsidR="006834F8" w:rsidRPr="00930053" w:rsidRDefault="00000000">
      <w:r>
        <w:rPr>
          <w:sz w:val="20"/>
        </w:rPr>
        <w:t>Tabla 2. Mapeo de las actividades del DSRM y de las fases de CRISP-ML(Q) a las secciones del proyecto</w:t>
      </w:r>
    </w:p>
    <w:p w:rsidR="006834F8" w:rsidRPr="00930053" w:rsidRDefault="00000000">
      <w:r>
        <w:rPr>
          <w:sz w:val="20"/>
        </w:rPr>
        <w:t>Tabla 3. Especificación del experimento según la plantilla GQM</w:t>
      </w:r>
    </w:p>
    <w:p w:rsidR="006834F8" w:rsidRPr="00930053" w:rsidRDefault="00000000">
      <w:r>
        <w:rPr>
          <w:sz w:val="20"/>
        </w:rPr>
        <w:t>Tabla 4. Clasificación territorial preliminar de las provincias de los ocho departamentos</w:t>
      </w:r>
    </w:p>
    <w:p w:rsidR="006834F8" w:rsidRPr="00930053" w:rsidRDefault="00000000">
      <w:r>
        <w:rPr>
          <w:sz w:val="20"/>
        </w:rPr>
        <w:t>Tabla 5. Cálculo escalonado de celdas potencialmente elegibles</w:t>
      </w:r>
    </w:p>
    <w:p w:rsidR="006834F8" w:rsidRPr="00930053" w:rsidRDefault="00000000">
      <w:r>
        <w:rPr>
          <w:sz w:val="20"/>
        </w:rPr>
        <w:t>Tabla 6. Riesgos remanentes de disponibilidad de datos y respuestas previstas</w:t>
      </w:r>
    </w:p>
    <w:p w:rsidR="006834F8" w:rsidRPr="00930053" w:rsidRDefault="00000000">
      <w:r>
        <w:rPr>
          <w:sz w:val="20"/>
        </w:rPr>
        <w:t>Tabla 7. Fuentes de datos, resolución y regla de agregación</w:t>
      </w:r>
    </w:p>
    <w:p w:rsidR="006834F8" w:rsidRPr="00930053" w:rsidRDefault="00000000">
      <w:r>
        <w:rPr>
          <w:sz w:val="20"/>
        </w:rPr>
        <w:t xml:space="preserve">Tabla 8. Modelos comparadores y benchmarks</w:t>
      </w:r>
    </w:p>
    <w:p w:rsidR="006834F8" w:rsidRPr="00930053" w:rsidRDefault="00000000">
      <w:r>
        <w:rPr>
          <w:sz w:val="20"/>
        </w:rPr>
        <w:t>Tabla 9. Métricas de evaluación de la exactitud predictiva</w:t>
      </w:r>
    </w:p>
    <w:p w:rsidR="006834F8" w:rsidRPr="00930053" w:rsidRDefault="00000000">
      <w:r>
        <w:rPr>
          <w:sz w:val="20"/>
        </w:rPr>
        <w:t>Tabla 10. Amenazas a la validez y estrategias de mitigación</w:t>
      </w:r>
    </w:p>
    <w:p w:rsidR="006834F8" w:rsidRPr="00930053" w:rsidRDefault="00000000">
      <w:r>
        <w:t>Tabla 11. Presupuesto del proyecto</w:t>
      </w:r>
    </w:p>
    <w:p w:rsidR="006834F8" w:rsidRPr="00930053" w:rsidRDefault="00000000">
      <w:pPr>
        <w:sectPr w:rsidR="006834F8" w:rsidRPr="00930053">
          <w:footerReference w:type="even" r:id="rId8"/>
          <w:footerReference w:type="default" r:id="rId9"/>
          <w:footerReference w:type="first" r:id="rId10"/>
          <w:pgSz w:w="11906" w:h="16838"/>
          <w:pgMar w:top="1417" w:right="1417" w:bottom="1417" w:left="1701" w:header="0" w:footer="708" w:gutter="0"/>
          <w:pgNumType w:fmt="lowerRoman" w:start="1"/>
          <w:cols w:space="720"/>
          <w:formProt w:val="0"/>
          <w:docGrid w:linePitch="360"/>
        </w:sectPr>
      </w:pPr>
      <w:r>
        <w:t>Tabla 12. Cronograma de actividades, hitos y entregables</w:t>
        <w:br w:type="page"/>
      </w:r>
    </w:p>
    <w:p w:rsidR="006834F8" w:rsidRPr="00930053" w:rsidRDefault="00000000">
      <w:pPr>
        <w:pStyle w:val="Ttulo1"/>
        <w:spacing w:before="0"/>
      </w:pPr>
      <w:bookmarkStart w:id="6" w:name="_Toc236500826"/>
      <w:bookmarkStart w:id="7" w:name="_Toc236574029"/>
      <w:r>
        <w:rPr>
          <w:sz w:val="24"/>
          <w:szCs w:val="24"/>
        </w:rPr>
        <w:lastRenderedPageBreak/>
        <w:t>CAPÍTULO 1: PLANTEAMIENTO DEL PROBLEMA</w:t>
      </w:r>
      <w:bookmarkEnd w:id="6"/>
      <w:bookmarkEnd w:id="7"/>
    </w:p>
    <w:p w:rsidR="006834F8" w:rsidRPr="00930053" w:rsidRDefault="00000000">
      <w:pPr>
        <w:pStyle w:val="Ttulo2"/>
      </w:pPr>
      <w:bookmarkStart w:id="8" w:name="_Toc236500827"/>
      <w:bookmarkStart w:id="9" w:name="_Toc236574030"/>
      <w:r>
        <w:rPr>
          <w:sz w:val="24"/>
          <w:szCs w:val="24"/>
        </w:rPr>
        <w:t>1.1 Situación problemática</w:t>
      </w:r>
      <w:bookmarkEnd w:id="8"/>
      <w:bookmarkEnd w:id="9"/>
    </w:p>
    <w:p w:rsidR="006834F8" w:rsidRPr="00930053" w:rsidRDefault="00000000">
      <w:pPr>
        <w:ind w:firstLine="425"/>
      </w:pPr>
      <w:r>
        <w:t>La agricultura altoandina constituye uno de los sistemas productivos más expuestos a la variabilidad y al cambio climático, pues se desarrolla en altitudes elevadas, sobre suelos frágiles y bajo regímenes de lluvia estacionales y poco predecibles; bajo escenarios de cambio climático se proyecta, además, una redistribución espacial de las zonas aptas para los cultivos andinos en el territorio peruano (Tuesta-Trauco et al., 2026). El incremento de las temperaturas, la mayor recurrencia de sequías y heladas y la alteración de los patrones de precipitación están modificando las condiciones de cultivo de los granos de altura y comprometiendo su estabilidad productiva (Sánchez-Monje et al., 2024). En este marco, anticipar el comportamiento de los rendimientos se vuelve un insumo esencial para la seguridad alimentaria, la planificación agraria y la gestión del riesgo. No obstante, la capacidad de pronóstico en estos territorios continúa siendo limitada, lo que mantiene a sus poblaciones en una posición de marcada vulnerabilidad.</w:t>
      </w:r>
    </w:p>
    <w:p w:rsidR="006834F8" w:rsidRPr="00930053" w:rsidRDefault="00000000">
      <w:pPr>
        <w:ind w:firstLine="425"/>
      </w:pPr>
      <w:r>
        <w:t>Entre los cultivos andinos, la quinua ocupa un lugar estratégico por su valor nutricional, su arraigo cultural y su peso en la economía rural. En el Perú, su producción no es marginal ni dispersa, sino que se concentra territorialmente en pocos departamentos de la sierra, como se aprecia en la Figura 1, de modo que las perturbaciones climáticas o productivas que afectan a esos espacios repercuten con rapidez sobre el volumen nacional, la disponibilidad comercial y los ingresos de los productores.</w:t>
      </w:r>
    </w:p>
    <w:p w:rsidR="006834F8" w:rsidRPr="00930053" w:rsidRDefault="00000000">
      <w:pPr>
        <w:spacing w:before="240" w:after="0"/>
      </w:pPr>
      <w:r>
        <w:rPr>
          <w:b/>
          <w:bCs/>
          <w:sz w:val="22"/>
          <w:szCs w:val="22"/>
        </w:rPr>
        <w:t>Figura 1</w:t>
      </w:r>
    </w:p>
    <w:p w:rsidR="006834F8" w:rsidRPr="00930053" w:rsidRDefault="00000000">
      <w:pPr>
        <w:spacing w:after="120"/>
      </w:pPr>
      <w:r>
        <w:rPr>
          <w:i/>
          <w:iCs/>
          <w:sz w:val="22"/>
          <w:szCs w:val="22"/>
        </w:rPr>
        <w:t>Perú: principales departamentos productores de quinua, 2024</w:t>
      </w:r>
    </w:p>
    <w:p w:rsidR="006834F8" w:rsidRPr="00930053" w:rsidRDefault="00000000">
      <w:pPr>
        <w:spacing w:after="100"/>
        <w:jc w:val="center"/>
      </w:pPr>
      <w:r>
        <w:rPr>
          <w:noProof/>
        </w:rPr>
        <w:drawing>
          <wp:inline distT="0" distB="0" distL="0" distR="0">
            <wp:extent cx="3810000" cy="2381250"/>
            <wp:effectExtent l="0" t="0" r="0" b="0"/>
            <wp:docPr id="2" name="Imagen 35900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59001041"/>
                    <pic:cNvPicPr>
                      <a:picLocks noChangeAspect="1" noChangeArrowheads="1"/>
                    </pic:cNvPicPr>
                  </pic:nvPicPr>
                  <pic:blipFill>
                    <a:blip r:embed="rId11"/>
                    <a:stretch>
                      <a:fillRect/>
                    </a:stretch>
                  </pic:blipFill>
                  <pic:spPr bwMode="auto">
                    <a:xfrm>
                      <a:off x="0" y="0"/>
                      <a:ext cx="3810000" cy="2381250"/>
                    </a:xfrm>
                    <a:prstGeom prst="rect">
                      <a:avLst/>
                    </a:prstGeom>
                    <a:noFill/>
                  </pic:spPr>
                </pic:pic>
              </a:graphicData>
            </a:graphic>
          </wp:inline>
        </w:drawing>
      </w:r>
    </w:p>
    <w:p w:rsidR="006834F8" w:rsidRPr="00930053" w:rsidRDefault="00000000">
      <w:pPr>
        <w:spacing w:after="240"/>
      </w:pPr>
      <w:r>
        <w:rPr>
          <w:i/>
          <w:iCs/>
          <w:sz w:val="20"/>
          <w:szCs w:val="20"/>
        </w:rPr>
        <w:lastRenderedPageBreak/>
        <w:t xml:space="preserve">Nota. </w:t>
      </w:r>
      <w:r>
        <w:rPr>
          <w:sz w:val="20"/>
          <w:szCs w:val="20"/>
        </w:rPr>
        <w:t>Elaborado por la Dirección General de Políticas Agrarias (Dirección de Estudios Económicos) a partir de información del Sistema Integrado de Estadística Agraria. Reproducido del Ministerio de Desarrollo Agrario y Riego [MIDAGRI] (2024a). En lo sucesivo, esta institución se cita mediante la sigla MIDAGRI.</w:t>
      </w:r>
    </w:p>
    <w:p w:rsidR="006834F8" w:rsidRPr="00930053" w:rsidRDefault="00000000">
      <w:pPr>
        <w:ind w:firstLine="425"/>
      </w:pPr>
      <w:r>
        <w:t xml:space="preserve">Según el informe técnico de la Dirección General de Políticas Agrarias del MIDAGRI, la producción nacional de 2024 ascendió a 114 462 toneladas, de las cuales Puno aportó el 36,7 %, Ayacucho el 29,3 % y Apurímac el 10,6 %; sumados a Arequipa, Junín y Cusco, estos seis departamentos altoandinos concentraron alrededor del 92 % de la producción del país (MIDAGRI, 2024a). La proporción se eleva al 97,5 % al incorporar La Libertad y Huancavelica: según el informe técnico de la Dirección de Estudios Económicos del ministerio, el cultivo se realizaba en dieciséis de los veinticuatro departamentos del país y ocho de ellos concentraban el 97,5 % de la producción nacional, mientras que los ocho restantes aportaban el 2,5 % (MIDAGRI, 2023). Una nota oficial de Agromercado, difundida con cifras de contexto, situó esa concentración en torno al 94 % en seis regiones y precisó que el cultivo es sostenido por más de 89 567 pequeños agricultores altoandinos (MIDAGRI, 2024b). Ambas fuentes difieren ligeramente en los porcentajes departamentales diferencia atribuible a la fecha y al nivel de cierre estadístico de cada documento, pero coinciden en el hecho sustantivo: la quinua peruana descansa en un grupo reducido de territorios y en decenas de miles de unidades de pequeña escala, fragmentadas y conducidas mayoritariamente en condiciones de secano, lo que las expone a un riesgo elevado frente a las sequías, las heladas y las anomalías en la distribución de las lluvias (Sánchez-Monje et al., 2024). Esta conjunción de concentración espacial, minifundio y dependencia de la precipitación configura un sistema productivo en el que variaciones climáticas relativamente pequeñas pueden traducirse en descensos pronunciados del rendimiento.</w:t>
      </w:r>
    </w:p>
    <w:p w:rsidR="006834F8" w:rsidRPr="00930053" w:rsidRDefault="00000000">
      <w:pPr>
        <w:ind w:firstLine="425"/>
      </w:pPr>
      <w:r>
        <w:t xml:space="preserve">El carácter problemático de esta concentración se vuelve evidente al observar la trayectoria reciente de la producción. De acuerdo con el mismo informe técnico, la producción nacional de quinua pasó de alrededor de 114 000 toneladas en 2022 a aproximadamente 70 000 en 2023 una contracción del 38,6 %, la cifra más baja desde 2014 y se recuperó hasta 114 462 toneladas en 2024 (MIDAGRI, 2023, 2024a). Se advierte que las cifras de 2023 difieren ligeramente entre documentos oficiales según su fecha de cierre estadístico, en un rango de 70 000 a 72 800 toneladas; se adopta aquí la derivada de la contracción porcentual reportada en el informe técnico, y la magnitud del descenso no se ve afectada por esa diferencia. El documento atribuye la contracción de 2023 a la severa sequía que afectó a la sierra sur, calificada por especialistas como la más intensa de los últimos cincuenta años: solo en Puno, principal productor del país, la producción descendió a 7 267 toneladas en 2023 y rebotó a 41 959 toneladas en 2024, un crecimiento interanual de 477,4 %. Análisis agrometeorológicos desarrollados en el altiplano de Puno coinciden en que la temperatura </w:t>
        <w:lastRenderedPageBreak/>
        <w:t xml:space="preserve">y la precipitación explican una proporción considerable de la variación en la producción y el rendimiento del cultivo, e identifican rangos térmicos relativamente favorables fuera de los cuales la productividad decae (Benique Olivera y Ojeda Tito, 2024). En la misma línea, la evidencia obtenida en el altiplano muestra que la respuesta del cultivo depende estrechamente de la disponibilidad de agua durante etapas críticas de su desarrollo, lo que vuelve a los sistemas de secano particularmente sensibles a la escasez (Sánchez-Monje et al., 2024). En términos de investigación, esta oscilación confirma que los rendimientos y volúmenes de producción de quinua no pueden tratarse como series estables, sino como procesos fuertemente expuestos a choques agroclimáticos cuya estabilidad ya no puede darse por garantizada.</w:t>
      </w:r>
    </w:p>
    <w:p w:rsidR="006834F8" w:rsidRPr="00930053" w:rsidRDefault="00000000">
      <w:pPr>
        <w:ind w:firstLine="425"/>
      </w:pPr>
      <w:r>
        <w:t>Los actores directamente afectados por esta situación son, en primer lugar, los pequeños productores altoandinos que dependen de la quinua como fuente de ingreso y de autoconsumo; en segundo lugar, los gobiernos regionales y las agencias del sector agrario direcciones regionales agrarias, agencias agrarias y programas de desarrollo, que necesitan anticipar pérdidas o recuperaciones para planificar la asistencia técnica, las compras públicas, la articulación comercial y las medidas de respuesta; y, en tercer lugar, los eslabones de acopio, transformación y exportación, cuya operación se vuelve más incierta cuando la oferta primaria fluctúa abruptamente entre campañas. Dado que el cultivo se concentra en departamentos de fuerte especialización andina, los impactos no se distribuyen de manera homogénea, sino que recaen con mayor intensidad en zonas rurales donde la capacidad de absorber pérdidas productivas suele ser menor. Por ello, la problemática no es únicamente agraria: compromete también la estabilidad de los ingresos, la planificación territorial y la resiliencia de las economías regionales.</w:t>
      </w:r>
    </w:p>
    <w:p w:rsidR="006834F8" w:rsidRPr="00930053" w:rsidRDefault="00000000">
      <w:pPr>
        <w:ind w:firstLine="425"/>
      </w:pPr>
      <w:r>
        <w:t xml:space="preserve">Las causas de esta situación operan en dos niveles. En el plano inmediato, la producción de quinua muestra una alta sensibilidad a la variabilidad climática, como evidenciaron el colapso de 2023 y la recuperación de 2024 bajo condiciones más favorables. En el plano estructural, persiste un vacío que es, en lo esencial, de naturaleza computacional e informacional: no se dispone de instrumentos capaces de anticipar el rendimiento de la quinua a escala subnacional y con la antelación que la decisión agraria requiere. Los trabajos disponibles se apoyan mayoritariamente en enfoques econométricos o agronómicos de alcance local, circunscritos a una provincia o un distrito, que no se han consolidado en modelos de predicción transferibles a otros territorios ni en sistemas de apoyo a la decisión. A ello se suman obstáculos propios del tratamiento de los datos en el territorio: la información oficial suele presentarse de forma agregada, en registros anuales provinciales, mientras que la información satelital arrastra la elevada nubosidad de la temporada de lluvias y la mezcla de respuestas espectrales propia del minifundio, lo que dificulta disponer de información espacial detallada y confiable (Tuesta-Trauco et al., 2026). Como consecuencia, los </w:t>
        <w:lastRenderedPageBreak/>
        <w:t>enfoques vigentes tampoco permiten esclarecer qué variables agroclimáticas ni qué momentos del ciclo de desarrollo se asocian con mayor fuerza al resultado final, de modo que la predicción, cuando existe, ofrece escasa capacidad explicativa para orientar decisiones.</w:t>
      </w:r>
    </w:p>
    <w:p w:rsidR="006834F8" w:rsidRPr="00930053" w:rsidRDefault="00000000">
      <w:pPr>
        <w:ind w:firstLine="425"/>
      </w:pPr>
      <w:r>
        <w:t>Las consecuencias de esta brecha informacional son significativas. Cuando no se dispone de herramientas confiables para anticipar el rendimiento o detectar las ventanas fenológicas críticas, la planificación agraria se vuelve reactiva: las decisiones sobre asistencia técnica, comercialización, mitigación o focalización del riesgo se adoptan cuando el daño ya ocurrió o cuando el margen de maniobra es reducido. Ello aumenta la vulnerabilidad económica de los pequeños productores, dificulta la coordinación institucional y limita la capacidad del Estado para diseñar respuestas adaptativas frente a eventos climáticos adversos. Desde el punto de vista ambiental, el problema también es relevante, pues la literatura reciente sobre zonificación agroclimática de la quinua en el Perú advierte que el cambio climático puede redistribuir la aptitud espacial del cultivo y exige políticas territoriales más finas para evitar una expansión desordenada o un uso ineficiente de recursos en ecosistemas altoandinos frágiles (Tuesta-Trauco et al., 2026).</w:t>
      </w:r>
    </w:p>
    <w:p w:rsidR="006834F8" w:rsidRPr="00930053" w:rsidRDefault="00000000">
      <w:pPr>
        <w:ind w:firstLine="425"/>
      </w:pPr>
      <w:r>
        <w:t xml:space="preserve">A todo lo anterior se añade una brecha de conocimiento claramente identificable. En el ámbito nacional ya existen propuestas de modelación del rendimiento con datos públicos y series de teledetección, aunque circunscritas al arroz de la costa (Guzmán-López et al., 2024); en el ámbito internacional se ha demostrado que las arquitecturas convolucionales unidimensionales combinadas con el análisis SHAP no solo mejoran el pronóstico, sino que permiten identificar qué variables y qué momentos del ciclo agrícola contribuyen al resultado predicho (Srivastava et al., 2022). Sin embargo, conforme a la revisión de la literatura documentada en el Anexo 03, esa combinación metodológica aún no se ha desarrollado de manera explícita y trazable para la quinua peruana a escala subnacional y con interpretabilidad incorporada. En consecuencia, la ausencia de soluciones que permitan anticipar el rendimiento del cultivo y, a la vez, comprender los factores asociados a él no representa únicamente una brecha del sector agrario, sino un problema de ingeniería con implicancias directas en el desarrollo rural y en la resiliencia climática de las comunidades altoandinas. Esa combinación de concentración territorial, volatilidad reciente, exposición climática y déficit analítico es la que convierte al rendimiento de la quinua en un problema de investigación relevante, novedoso y viable para una tesis de maestría con orientación computacional aplicada al desarrollo agrario.</w:t>
      </w:r>
    </w:p>
    <w:p w:rsidR="006834F8" w:rsidRPr="00930053" w:rsidRDefault="00000000">
      <w:pPr>
        <w:pStyle w:val="Ttulo2"/>
      </w:pPr>
      <w:bookmarkStart w:id="10" w:name="_Toc236500828"/>
      <w:bookmarkStart w:id="11" w:name="_Toc236574031"/>
      <w:r>
        <w:rPr>
          <w:sz w:val="24"/>
          <w:szCs w:val="24"/>
        </w:rPr>
        <w:t>1.2 Formulación del problema</w:t>
      </w:r>
      <w:bookmarkEnd w:id="10"/>
      <w:bookmarkEnd w:id="11"/>
    </w:p>
    <w:p w:rsidR="006834F8" w:rsidRPr="00930053" w:rsidRDefault="00000000">
      <w:pPr>
        <w:ind w:firstLine="425"/>
      </w:pPr>
      <w:r>
        <w:t>La formulación adopta la cadena problema-objetivo-hipótesis propuesta por Arias Gonzáles et al. (2022) y se enuncia en la unidad de análisis definida en la sección 4.4: la provincia-campaña.</w:t>
      </w:r>
    </w:p>
    <w:p w:rsidR="006834F8" w:rsidRPr="00930053" w:rsidRDefault="00000000">
      <w:pPr>
        <w:pStyle w:val="Ttulo3"/>
      </w:pPr>
      <w:bookmarkStart w:id="12" w:name="_Toc236500829"/>
      <w:bookmarkStart w:id="13" w:name="_Toc236574032"/>
      <w:r>
        <w:lastRenderedPageBreak/>
        <w:t>1.2.1 Problema general</w:t>
      </w:r>
      <w:bookmarkEnd w:id="12"/>
      <w:bookmarkEnd w:id="13"/>
    </w:p>
    <w:p w:rsidR="006834F8" w:rsidRPr="00930053" w:rsidRDefault="00000000">
      <w:del w:id="9001" w:author="Claude (propuesta de coherencia)" w:date="2026-10-17T12:00:00Z">
        <w:r>
          <w:delText>¿En qué medida un modelo CNN-1D interpretable con SHAP permite predecir el rendimiento de quinua en la sierra peruana?</w:delText>
        </w:r>
      </w:del>
      <w:ins w:id="9002" w:author="Claude (propuesta de coherencia)" w:date="2026-10-17T12:00:00Z">
        <w:r>
          <w:t>¿Un modelo CNN-1D interpretable con SHAP predice el rendimiento de quinua por provincia y campaña en la sierra peruana con una exactitud no inferior a la de XGBoost y la de la mejor línea base (B*), y con explicaciones concordantes con las fases críticas del cultivo?</w:t>
        </w:r>
      </w:ins>
    </w:p>
    <w:p w:rsidR="006834F8" w:rsidRPr="00930053" w:rsidRDefault="00000000">
      <w:pPr>
        <w:pStyle w:val="Ttulo3"/>
      </w:pPr>
      <w:bookmarkStart w:id="14" w:name="_Toc236500830"/>
      <w:bookmarkStart w:id="15" w:name="_Toc236574033"/>
      <w:r>
        <w:t>1.2.2 Problemas específicos</w:t>
      </w:r>
      <w:bookmarkEnd w:id="14"/>
      <w:bookmarkEnd w:id="15"/>
    </w:p>
    <w:p w:rsidR="006834F8" w:rsidRPr="00930053" w:rsidRDefault="00000000">
      <w:pPr>
        <w:pStyle w:val="Prrafodelista"/>
        <w:numPr>
          <w:ilvl w:val="0"/>
          <w:numId w:val="17"/>
        </w:numPr>
        <w:spacing w:after="100"/>
      </w:pPr>
      <w:r>
        <w:t xml:space="preserve">PE1. </w:t>
      </w:r>
      <w:del w:id="9003" w:author="Claude (propuesta de coherencia)" w:date="2026-10-17T12:00:00Z">
        <w:r>
          <w:delText>¿En qué medida el modelado temporal mediante CNN-1D permite alcanzar exactitud predictiva en la estimación del rendimiento de quinua en la sierra peruana?</w:delText>
        </w:r>
      </w:del>
      <w:ins w:id="9004" w:author="Claude (propuesta de coherencia)" w:date="2026-10-17T12:00:00Z">
        <w:r>
          <w:t>¿La exactitud predictiva del modelo CNN-1D en las campañas externas es no inferior, dentro de un margen relativo de 5 % en el RMSE, a la de XGBoost y a la de la mejor línea base B*, en el horizonte principal?</w:t>
        </w:r>
      </w:ins>
    </w:p>
    <w:p w:rsidR="006834F8" w:rsidRPr="00930053" w:rsidRDefault="00000000">
      <w:pPr>
        <w:pStyle w:val="Prrafodelista"/>
        <w:numPr>
          <w:ilvl w:val="0"/>
          <w:numId w:val="18"/>
        </w:numPr>
        <w:spacing w:after="100"/>
      </w:pPr>
      <w:r>
        <w:t xml:space="preserve">PE2. </w:t>
      </w:r>
      <w:del w:id="9005" w:author="Claude (propuesta de coherencia)" w:date="2026-10-17T12:00:00Z">
        <w:r>
          <w:delText>¿En qué medida la explicabilidad mediante SHAP permite interpretar las predicciones del rendimiento de quinua generadas por el modelo CNN-1D en la sierra peruana?</w:delText>
        </w:r>
      </w:del>
      <w:ins w:id="9006" w:author="Claude (propuesta de coherencia)" w:date="2026-10-17T12:00:00Z">
        <w:r>
          <w:t>¿Son las explicaciones SHAP de las predicciones del CNN-1D concordantes con las fases críticas preespecificadas del cultivo y, como criterios secundarios, fieles al comportamiento del modelo y estables entre campañas?</w:t>
        </w:r>
      </w:ins>
    </w:p>
    <w:p w:rsidR="006834F8" w:rsidRPr="00930053" w:rsidRDefault="00000000">
      <w:pPr>
        <w:pStyle w:val="Ttulo2"/>
      </w:pPr>
      <w:bookmarkStart w:id="16" w:name="_Toc236500831"/>
      <w:bookmarkStart w:id="17" w:name="_Toc236574034"/>
      <w:r>
        <w:rPr>
          <w:sz w:val="24"/>
          <w:szCs w:val="24"/>
        </w:rPr>
        <w:t>1.3 Justificación de la investigación</w:t>
      </w:r>
      <w:bookmarkEnd w:id="16"/>
      <w:bookmarkEnd w:id="17"/>
    </w:p>
    <w:p w:rsidR="006834F8" w:rsidRPr="00930053" w:rsidRDefault="00000000">
      <w:pPr>
        <w:pStyle w:val="Ttulo3"/>
      </w:pPr>
      <w:bookmarkStart w:id="18" w:name="_Toc236500832"/>
      <w:bookmarkStart w:id="19" w:name="_Toc236574035"/>
      <w:r>
        <w:t>1.3.1 Justificación teórica</w:t>
      </w:r>
      <w:bookmarkEnd w:id="18"/>
      <w:bookmarkEnd w:id="19"/>
    </w:p>
    <w:p w:rsidR="006834F8" w:rsidRPr="00930053" w:rsidRDefault="00000000">
      <w:pPr>
        <w:ind w:firstLine="425"/>
      </w:pPr>
      <w:r>
        <w:t xml:space="preserve">La predicción de rendimientos agrícolas mediante aprendizaje automático y profundo se ha consolidado como una línea activa de investigación, en la que las arquitecturas capaces de modelar dependencias temporales a partir de datos climáticos y de teledetección han mostrado un desempeño superior al de los métodos convencionales (Cheema et al., 2026); en el caso del trigo, por ejemplo, se han empleado redes convolucionales unidimensionales junto con datos de teledetección para estimar el rendimiento en contextos de variabilidad climática, con miras a la planificación agraria y la seguridad alimentaria (Zhang et al., 2024). Sin embargo, la literatura reciente advierte que este desempeño no es incondicional: cuando el volumen de datos disponibles es reducido, los modelos profundos tienden al sobreajuste y pueden ser superados por los modelos de aprendizaje automático clásicos (Sabo et al., 2023). A esta limitación se añade una preocupación creciente por la interpretabilidad, pues la persistente falta de transparencia de los modelos profundos dificulta esclarecer qué variables resultan asociadas al resultado y limita una evaluación correcta de la incidencia del clima sobre el cultivo (Cheema et al., 2026). El presente estudio se inscribe en esta discusión al abordar de manera simultánea el problema de los datos limitados y la exigencia de transparencia en un contexto agrícola escasamente estudiado, y al hacerlo mediante un diseño comparativo cuyo resultado es informativo en cualquiera de sus desenlaces posibles.</w:t>
      </w:r>
    </w:p>
    <w:p w:rsidR="006834F8" w:rsidRPr="00930053" w:rsidRDefault="00000000">
      <w:pPr>
        <w:ind w:firstLine="425"/>
      </w:pPr>
      <w:r>
        <w:t xml:space="preserve">En el plano conceptual, el aporte central consiste en generar evidencia sobre la relación no lineal entre las variables agroclimáticas, los índices de vegetación derivados de teledetección y el rendimiento de la quinua, un vínculo que los enfoques agronómicos y econométricos de alcance local no han logrado caracterizar con precisión. Al asociar la arquitectura convolucional con la </w:t>
        <w:lastRenderedPageBreak/>
        <w:t xml:space="preserve">noción de ventana fenológica crítica, el trabajo busca esclarecer qué períodos del ciclo del cultivo concentran mayor contribución predictiva bajo variabilidad climática, contribuyendo a una comprensión más fina de la interacción clima-fenología-rendimiento en sistemas altoandinos. Este conocimiento es relevante porque articula dos dominios usualmente tratados por separado —la modelación basada en datos y el conocimiento fenológico del cultivo— y porque ofrece una base interpretable sobre la cual formular futuras explicaciones agronómicas acerca de la sensibilidad de la quinua a las anomalías climáticas (Cheema et al., 2026).</w:t>
      </w:r>
    </w:p>
    <w:p w:rsidR="006834F8" w:rsidRPr="00930053" w:rsidRDefault="00000000">
      <w:pPr>
        <w:pStyle w:val="Ttulo3"/>
      </w:pPr>
      <w:bookmarkStart w:id="20" w:name="_Toc236500834"/>
      <w:bookmarkStart w:id="21" w:name="_Toc236574036"/>
      <w:r>
        <w:t xml:space="preserve">1.3.2 Justificación práctica</w:t>
      </w:r>
      <w:bookmarkEnd w:id="20"/>
      <w:bookmarkEnd w:id="21"/>
    </w:p>
    <w:p w:rsidR="006834F8" w:rsidRPr="00930053" w:rsidRDefault="00000000">
      <w:pPr>
        <w:ind w:firstLine="425"/>
      </w:pPr>
      <w:r>
        <w:t>La relevancia práctica de este estudio se sustenta, en primer lugar, en su capacidad para favorecer una planificación agraria anticipatoria en lugar de reactiva. Disponer de estimaciones del rendimiento antes del cierre de la campaña permite a las instituciones responsables —gobiernos regionales y sector agrario nacional— preparar respuestas oportunas frente a posibles pérdidas, en lugar de intervenir cuando el daño ya es irreversible. La evidencia reciente muestra que los pronósticos de rendimiento con suficiente antelación brindan un soporte de decisión vital para respuestas anticipatorias frente a fallas de cosecha (Anderson et al., 2024), y que anticipar las pérdidas de producción es especialmente importante en regiones expuestas a la variabilidad climática y a la inseguridad alimentaria (Sabo et al., 2023). En el contexto altoandino, donde las campañas recientes evidenciaron contracciones severas en la quinua por déficit hídrico (MIDAGRI, 2024a), esta capacidad de anticipación atiende una necesidad concreta de gestión.</w:t>
      </w:r>
    </w:p>
    <w:p w:rsidR="006834F8" w:rsidRPr="00930053" w:rsidRDefault="00000000">
      <w:pPr>
        <w:ind w:firstLine="425"/>
      </w:pPr>
      <w:r>
        <w:t xml:space="preserve">En segundo lugar, el estudio ofrece un beneficio para la gestión del riesgo de los pequeños productores altoandinos, que conducen el cultivo mayoritariamente en condiciones de secano y minifundio. La identificación de los momentos del ciclo con mayor contribución al resultado aporta información útil para orientar recomendaciones de manejo y priorizar el seguimiento agrometeorológico, reduciendo la exposición de las familias a la pérdida de ingresos. La literatura reciente subraya que la predicción del rendimiento sustenta la toma de decisiones agronómicas y la asignación de recursos orientadas a la planificación de la seguridad alimentaria (Nyengere et al., 2026). Conviene precisar, no obstante, que la escala provincial del modelo limita su uso a la orientación agregada y no permite formular recomendaciones a nivel de parcela, tal como se detalla en la sección 1.6.</w:t>
      </w:r>
    </w:p>
    <w:p w:rsidR="006834F8" w:rsidRPr="00930053" w:rsidRDefault="00000000">
      <w:pPr>
        <w:ind w:firstLine="425"/>
      </w:pPr>
      <w:r>
        <w:t xml:space="preserve">En tercer lugar, el trabajo contribuye a fortalecer la seguridad alimentaria regional y la capacidad del Estado para diseñar medidas de adaptación frente al cambio climático en un cultivo estratégico. Estudios recientes sobre la aptitud del cultivo en el Perú subrayan la necesidad de políticas agrícolas adaptativas y de estrategias de planificación resilientes al clima para su </w:t>
        <w:lastRenderedPageBreak/>
        <w:t xml:space="preserve">expansión sostenible (Tuesta-Trauco et al., 2026). Por último, la utilidad práctica del estudio trasciende el cultivo y la región específica: la aproximación propuesta puede replicarse en otros cultivos andinos y en territorios que comparten restricciones de información, contribuyendo a reducir el desequilibrio geográfico que caracteriza a la investigación en predicción de rendimientos, donde las regiones en desarrollo están subrepresentadas (Nyengere et al., 2026).</w:t>
      </w:r>
    </w:p>
    <w:p w:rsidR="006834F8" w:rsidRPr="00930053" w:rsidRDefault="00000000">
      <w:pPr>
        <w:pStyle w:val="Ttulo2"/>
      </w:pPr>
      <w:bookmarkStart w:id="22" w:name="_Toc236500835"/>
      <w:bookmarkStart w:id="23" w:name="_Toc236574037"/>
      <w:r>
        <w:rPr>
          <w:sz w:val="24"/>
          <w:szCs w:val="24"/>
        </w:rPr>
        <w:t>1.4 Objetivos de la investigación</w:t>
      </w:r>
      <w:bookmarkEnd w:id="22"/>
      <w:bookmarkEnd w:id="23"/>
    </w:p>
    <w:p w:rsidR="006834F8" w:rsidRPr="00930053" w:rsidRDefault="00000000">
      <w:pPr>
        <w:pStyle w:val="Ttulo3"/>
      </w:pPr>
      <w:bookmarkStart w:id="24" w:name="_Toc236500836"/>
      <w:bookmarkStart w:id="25" w:name="_Toc236574038"/>
      <w:r>
        <w:t>1.4.1 Objetivo general</w:t>
      </w:r>
      <w:bookmarkEnd w:id="24"/>
      <w:bookmarkEnd w:id="25"/>
    </w:p>
    <w:p w:rsidR="006834F8" w:rsidRPr="00930053" w:rsidRDefault="00000000">
      <w:del w:id="9007" w:author="Claude (propuesta de coherencia)" w:date="2026-10-17T12:00:00Z">
        <w:r>
          <w:delText>Determinar en qué medida un modelo CNN-1D interpretable con SHAP permite predecir el rendimiento de quinua en la sierra peruana.</w:delText>
        </w:r>
      </w:del>
      <w:ins w:id="9008" w:author="Claude (propuesta de coherencia)" w:date="2026-10-17T12:00:00Z">
        <w:r>
          <w:t>Evaluar si un modelo CNN-1D interpretable con SHAP permite predecir el rendimiento de quinua por provincia y campaña en la sierra peruana con una exactitud no inferior a la de XGBoost y la de la mejor línea base (B*), y con explicaciones SHAP concordantes con las fases críticas preespecificadas.</w:t>
        </w:r>
      </w:ins>
    </w:p>
    <w:p w:rsidR="006834F8" w:rsidRPr="00930053" w:rsidRDefault="00000000">
      <w:pPr>
        <w:pStyle w:val="Ttulo3"/>
      </w:pPr>
      <w:bookmarkStart w:id="26" w:name="_Toc236500837"/>
      <w:bookmarkStart w:id="27" w:name="_Toc236574039"/>
      <w:r>
        <w:t>1.4.2 Objetivos específicos</w:t>
      </w:r>
      <w:bookmarkEnd w:id="26"/>
      <w:bookmarkEnd w:id="27"/>
    </w:p>
    <w:p w:rsidR="006834F8" w:rsidRPr="00930053" w:rsidRDefault="00000000">
      <w:pPr>
        <w:pStyle w:val="Prrafodelista"/>
        <w:numPr>
          <w:ilvl w:val="0"/>
          <w:numId w:val="2"/>
        </w:numPr>
        <w:spacing w:after="100"/>
      </w:pPr>
      <w:r>
        <w:t xml:space="preserve">OE1. </w:t>
      </w:r>
      <w:del w:id="9009" w:author="Claude (propuesta de coherencia)" w:date="2026-10-17T12:00:00Z">
        <w:r>
          <w:delText>Determinar la exactitud predictiva alcanzada mediante el modelado temporal con CNN-1D en la estimación del rendimiento de quinua en la sierra peruana.</w:delText>
        </w:r>
      </w:del>
      <w:ins w:id="9010" w:author="Claude (propuesta de coherencia)" w:date="2026-10-17T12:00:00Z">
        <w:r>
          <w:t>Evaluar si la exactitud predictiva (RMSE, MAE, rRMSE y R²) del modelo CNN-1D es no inferior, dentro de un margen relativo de 5 % en el RMSE, a la de XGBoost y a la de la mejor línea base B*, en las campañas externas y en el horizonte principal.</w:t>
        </w:r>
      </w:ins>
    </w:p>
    <w:p w:rsidR="006834F8" w:rsidRPr="00930053" w:rsidRDefault="00000000">
      <w:pPr>
        <w:pStyle w:val="Prrafodelista"/>
        <w:numPr>
          <w:ilvl w:val="0"/>
          <w:numId w:val="2"/>
        </w:numPr>
        <w:spacing w:after="100"/>
      </w:pPr>
      <w:r>
        <w:t xml:space="preserve">OE2. </w:t>
      </w:r>
      <w:del w:id="9011" w:author="Claude (propuesta de coherencia)" w:date="2026-10-17T12:00:00Z">
        <w:r>
          <w:delText>Determinar la interpretabilidad de las predicciones del rendimiento de quinua mediante las explicaciones SHAP generadas por el modelo CNN-1D en la sierra peruana.</w:delText>
        </w:r>
      </w:del>
      <w:ins w:id="9012" w:author="Claude (propuesta de coherencia)" w:date="2026-10-17T12:00:00Z">
        <w:r>
          <w:t>Evaluar la interpretabilidad de las predicciones del CNN-1D mediante la concordancia agronómica de las explicaciones SHAP con las fases críticas preespecificadas (criterio primario), y su fidelidad por oclusión y su estabilidad entre campañas (criterios secundarios).</w:t>
        </w:r>
      </w:ins>
    </w:p>
    <w:p w:rsidR="006834F8" w:rsidRPr="00930053" w:rsidRDefault="00000000">
      <w:pPr>
        <w:pStyle w:val="Ttulo2"/>
      </w:pPr>
      <w:bookmarkStart w:id="28" w:name="_Toc236500838"/>
      <w:bookmarkStart w:id="29" w:name="_Toc236574040"/>
      <w:r>
        <w:rPr>
          <w:sz w:val="24"/>
          <w:szCs w:val="24"/>
        </w:rPr>
        <w:t>1.5 Alcance y delimitación de la investigación</w:t>
      </w:r>
      <w:bookmarkEnd w:id="28"/>
      <w:bookmarkEnd w:id="29"/>
    </w:p>
    <w:p w:rsidR="006834F8" w:rsidRPr="00930053" w:rsidRDefault="00000000">
      <w:pPr>
        <w:ind w:firstLine="425"/>
      </w:pPr>
      <w:r>
        <w:t>El alcance de la investigación es correlacional-predictivo en cuanto a la relación entre las series agroclimáticas y el rendimiento, y tecnológico en cuanto a la producción y evaluación del artefacto. La investigación se delimita en cuatro planos.</w:t>
      </w:r>
    </w:p>
    <w:p w:rsidR="006834F8" w:rsidRPr="00930053" w:rsidRDefault="00000000">
      <w:pPr>
        <w:pStyle w:val="Prrafodelista"/>
        <w:numPr>
          <w:ilvl w:val="0"/>
          <w:numId w:val="19"/>
        </w:numPr>
        <w:spacing w:after="100"/>
      </w:pPr>
      <w:r>
        <w:rPr>
          <w:b/>
          <w:bCs/>
        </w:rPr>
        <w:t>Delimitación espacial.</w:t>
      </w:r>
      <w:r>
        <w:t xml:space="preserve"> Provincias con producción registrada de quinua pertenecientes a los ocho departamentos altoandinos identificados en la sección 4.5, con exclusión de las provincias de ceja de selva y selva y de las provincias costeras bajo riego, conforme a los criterios de la sección 4.7. La delimitación opera a nivel de provincia y no de departamento.</w:t>
      </w:r>
    </w:p>
    <w:p w:rsidR="006834F8" w:rsidRPr="00930053" w:rsidRDefault="00000000">
      <w:pPr>
        <w:pStyle w:val="Prrafodelista"/>
        <w:numPr>
          <w:ilvl w:val="0"/>
          <w:numId w:val="20"/>
        </w:numPr>
        <w:spacing w:after="100"/>
      </w:pPr>
      <w:r>
        <w:rPr>
          <w:b/>
          <w:bCs/>
        </w:rPr>
        <w:t>Delimitación temporal.</w:t>
      </w:r>
      <w:r>
        <w:t xml:space="preserve"> Campañas agrícolas 2015/2016 a 2024/2025, identificadas por su año de cosecha (2016 a 2025), lo que comprende 10 campañas. Periodo enmendado respecto al originalmente propuesto (2005/2006 a 2023/2024, 19 campañas) tras la auditoría de disponibilidad de datos (Hito H1, 2026-09-12): la fuente tabular vigente de rendimiento (MIDAGRI/SIEA) no tiene cobertura tabular oficial para 2006-2015 (sección 6.1, plan de contingencia, punto 1).</w:t>
      </w:r>
    </w:p>
    <w:p w:rsidR="006834F8" w:rsidRPr="00930053" w:rsidRDefault="00000000">
      <w:pPr>
        <w:pStyle w:val="Prrafodelista"/>
        <w:numPr>
          <w:ilvl w:val="0"/>
          <w:numId w:val="21"/>
        </w:numPr>
        <w:spacing w:after="100"/>
      </w:pPr>
      <w:r>
        <w:rPr>
          <w:b/>
          <w:bCs/>
        </w:rPr>
        <w:t>Delimitación temática.</w:t>
      </w:r>
      <w:r>
        <w:t xml:space="preserve"> Predicción del rendimiento en kilogramos por hectárea y atribución de importancia predictiva por variable y fase fenológica. No se abordan la predicción de superficie sembrada, de precios, ni la evaluación económica de las decisiones derivadas del modelo.</w:t>
      </w:r>
    </w:p>
    <w:p w:rsidR="006834F8" w:rsidRPr="00930053" w:rsidRDefault="00000000">
      <w:pPr>
        <w:pStyle w:val="Prrafodelista"/>
        <w:numPr>
          <w:ilvl w:val="0"/>
          <w:numId w:val="22"/>
        </w:numPr>
        <w:spacing w:after="100"/>
      </w:pPr>
      <w:r>
        <w:rPr>
          <w:b/>
          <w:bCs/>
        </w:rPr>
        <w:t xml:space="preserve">Delimitación metodológica. Se emplean exclusivamente fuentes públicas y de libre acceso, sin recolección de datos primarios en campo. La comparación se restringe a las cinco familias de modelos y </w:t>
      </w:r>
      <w:del w:id="9013" w:author="Claude (propuesta de coherencia)" w:date="2026-10-17T12:00:00Z">
        <w:r>
          <w:rPr>
            <w:b/>
            <w:bCs/>
          </w:rPr>
          <w:delText>los tres benchmarks especificados en la Tabla 8</w:delText>
        </w:r>
      </w:del>
      <w:ins w:id="9014" w:author="Claude (propuesta de coherencia)" w:date="2026-10-17T12:00:00Z">
        <w:r>
          <w:rPr>
            <w:b/>
            <w:bCs/>
          </w:rPr>
          <w:t>los cuatro benchmarks (B1 a B4) especificados en la Tabla 8</w:t>
        </w:r>
      </w:ins>
      <w:r>
        <w:rPr>
          <w:b/>
          <w:bCs/>
        </w:rPr>
        <w:t>; no se realiza una revisión exhaustiva de arquitecturas profundas alternativas.</w:t>
      </w:r>
      <w:ins w:id="9015" w:author="Claude (propuesta de coherencia)" w:date="2026-10-17T12:00:00Z">
        <w:r>
          <w:rPr>
            <w:b/>
            <w:bCs/>
          </w:rPr>
          <w:t xml:space="preserve"> En todo el documento, B* denota la mejor línea base entre B2 y B4, elegida con la validación interna antes de evaluar las campañas externas; B2 y B4 son confirmatorios porque definen B*, y B1 y B3 son descriptivos.</w:t>
        </w:r>
      </w:ins>
    </w:p>
    <w:p w:rsidR="006834F8" w:rsidRPr="00930053" w:rsidRDefault="00000000">
      <w:pPr>
        <w:ind w:firstLine="425"/>
      </w:pPr>
      <w:r>
        <w:t>Horizonte de pronóstico. La estimación principal se emitirá treinta días antes de la fecha esperada de cosecha y, como análisis secundario, al cierre de la floración. En ambos casos se excluirá la información posterior al punto de corte.</w:t>
      </w:r>
      <w:ins w:id="9016" w:author="Claude (propuesta de coherencia)" w:date="2026-10-17T12:00:00Z">
        <w:r>
          <w:t xml:space="preserve"> El horizonte principal se justifica porque las decisiones que el estudio atiende, como el acopio, la comercialización y las compras públicas, se toman sobre la oferta que ya está en formación y no sobre el manejo del cultivo; el cierre de la floración permite examinar qué parte de la capacidad predictiva se conserva con mayor antelación. El estudio no sostiene que la predicción a treinta días permita actuar sobre el manejo del cultivo.</w:t>
        </w:r>
      </w:ins>
    </w:p>
    <w:p w:rsidR="006834F8" w:rsidRPr="00930053" w:rsidRDefault="00000000">
      <w:pPr>
        <w:pStyle w:val="Ttulo2"/>
      </w:pPr>
      <w:bookmarkStart w:id="30" w:name="_Toc236500839"/>
      <w:bookmarkStart w:id="31" w:name="_Toc236574041"/>
      <w:r>
        <w:rPr>
          <w:sz w:val="24"/>
          <w:szCs w:val="24"/>
        </w:rPr>
        <w:t>1.6 Limitaciones de la investigación</w:t>
      </w:r>
      <w:bookmarkEnd w:id="30"/>
      <w:bookmarkEnd w:id="31"/>
    </w:p>
    <w:p w:rsidR="006834F8" w:rsidRPr="00930053" w:rsidRDefault="00000000">
      <w:pPr>
        <w:ind w:firstLine="425"/>
      </w:pPr>
      <w:r>
        <w:t>Se declaran las siguientes limitaciones, cuyo tratamiento se detalla en el análisis de amenazas a la validez de la sección 4.16.</w:t>
      </w:r>
    </w:p>
    <w:p w:rsidR="006834F8" w:rsidRPr="00930053" w:rsidRDefault="00000000">
      <w:pPr>
        <w:pStyle w:val="Prrafodelista"/>
        <w:numPr>
          <w:ilvl w:val="0"/>
          <w:numId w:val="23"/>
        </w:numPr>
        <w:spacing w:after="100"/>
      </w:pPr>
      <w:r>
        <w:rPr>
          <w:b/>
          <w:bCs/>
        </w:rPr>
        <w:t>Agregación espacial.</w:t>
      </w:r>
      <w:r>
        <w:t xml:space="preserve"> La unidad de análisis es la provincia-campaña; el modelo no permite inferencias ni recomendaciones a nivel de parcela o unidad productiva, y sus resultados están sujetos a la falacia ecológica.</w:t>
      </w:r>
    </w:p>
    <w:p w:rsidR="006834F8" w:rsidRPr="00930053" w:rsidRDefault="00000000">
      <w:pPr>
        <w:pStyle w:val="Prrafodelista"/>
        <w:numPr>
          <w:ilvl w:val="0"/>
          <w:numId w:val="24"/>
        </w:numPr>
        <w:spacing w:after="100"/>
      </w:pPr>
      <w:r>
        <w:rPr>
          <w:b/>
          <w:bCs/>
        </w:rPr>
        <w:t>Naturaleza de la atribución.</w:t>
      </w:r>
      <w:r>
        <w:t xml:space="preserve"> Los valores SHAP cuantifican la contribución de cada entrada a la predicción del modelo y no el efecto causal de la variable sobre el rendimiento. Las ventanas identificadas se interpretan como ventanas de contribución predictiva, no como causas establecidas.</w:t>
      </w:r>
    </w:p>
    <w:p w:rsidR="006834F8" w:rsidRPr="00930053" w:rsidRDefault="00000000">
      <w:pPr>
        <w:pStyle w:val="Prrafodelista"/>
        <w:numPr>
          <w:ilvl w:val="0"/>
          <w:numId w:val="25"/>
        </w:numPr>
        <w:spacing w:after="100"/>
      </w:pPr>
      <w:r>
        <w:rPr>
          <w:b/>
          <w:bCs/>
        </w:rPr>
        <w:t>Variables no observadas.</w:t>
      </w:r>
      <w:r>
        <w:t xml:space="preserve"> El modelo no incorpora variables de manejo (fertilización, densidad de siembra, variedad, control fitosanitario) ni de suelo con resolución provincial confiable, por lo que existe sesgo por variable omitida y el desempeño alcanzable está acotado por ello.</w:t>
      </w:r>
    </w:p>
    <w:p w:rsidR="006834F8" w:rsidRPr="00930053" w:rsidRDefault="00000000">
      <w:pPr>
        <w:pStyle w:val="Prrafodelista"/>
        <w:numPr>
          <w:ilvl w:val="0"/>
          <w:numId w:val="26"/>
        </w:numPr>
        <w:spacing w:after="100"/>
      </w:pPr>
      <w:r>
        <w:rPr>
          <w:b/>
          <w:bCs/>
        </w:rPr>
        <w:t>Error de medición en la variable objetivo.</w:t>
      </w:r>
      <w:r>
        <w:t xml:space="preserve"> El rendimiento proviene de registros administrativos sujetos a error de estimación y a cambios de metodología entre periodos, no verificables de forma independiente.</w:t>
      </w:r>
    </w:p>
    <w:p w:rsidR="006834F8" w:rsidRPr="00930053" w:rsidRDefault="00000000">
      <w:pPr>
        <w:pStyle w:val="Prrafodelista"/>
        <w:numPr>
          <w:ilvl w:val="0"/>
          <w:numId w:val="27"/>
        </w:numPr>
        <w:spacing w:after="100"/>
      </w:pPr>
      <w:r>
        <w:rPr>
          <w:b/>
          <w:bCs/>
        </w:rPr>
        <w:t>Mezcla espectral y nubosidad.</w:t>
      </w:r>
      <w:r>
        <w:t xml:space="preserve"> El NDVI de resolución media agrega respuestas espectrales de coberturas heterogéneas en sistemas de minifundio, y la nubosidad de la temporada de lluvias reduce el número de observaciones válidas en las fases tempranas del ciclo.</w:t>
      </w:r>
    </w:p>
    <w:p w:rsidR="006834F8" w:rsidRPr="00930053" w:rsidRDefault="00000000">
      <w:pPr>
        <w:pStyle w:val="Prrafodelista"/>
        <w:numPr>
          <w:ilvl w:val="0"/>
          <w:numId w:val="28"/>
        </w:numPr>
        <w:spacing w:after="100"/>
        <w:ind w:firstLine="425"/>
      </w:pPr>
      <w:r>
        <w:rPr>
          <w:b/>
        </w:rPr>
        <w:t xml:space="preserve">Tamaño temporal efectivo. </w:t>
      </w:r>
      <w:r>
        <w:t xml:space="preserve">El periodo enmendado contiene hasta 10 campañas (2016-2025), pero no se asumirá que sean independientes. La cobertura definitiva, la autocorrelación y la ventana inicial de entrenamiento limitarán el número de campañas externas y la potencia de los contrastes.</w:t>
      </w:r>
    </w:p>
    <w:p w:rsidR="006834F8" w:rsidRPr="00930053" w:rsidRDefault="00000000">
      <w:pPr>
        <w:pStyle w:val="Prrafodelista"/>
        <w:numPr>
          <w:ilvl w:val="0"/>
          <w:numId w:val="29"/>
        </w:numPr>
        <w:spacing w:after="100"/>
      </w:pPr>
      <w:r>
        <w:rPr>
          <w:b/>
          <w:bCs/>
        </w:rPr>
        <w:lastRenderedPageBreak/>
        <w:t>Ausencia de validación externa independiente. No se dispone de un conjunto de prueba proveniente de una fuente distinta de la oficial; la validación se apoya en particiones temporales del mismo conjunto y en el reporte desagregado por departamento.</w:t>
      </w:r>
    </w:p>
    <w:p w:rsidR="006834F8" w:rsidRPr="00930053" w:rsidRDefault="00000000">
      <w:pPr>
        <w:pStyle w:val="Ttulo2"/>
      </w:pPr>
      <w:bookmarkStart w:id="32" w:name="_Toc236500840"/>
      <w:bookmarkStart w:id="33" w:name="_Toc236574042"/>
      <w:r>
        <w:rPr>
          <w:sz w:val="24"/>
          <w:szCs w:val="24"/>
        </w:rPr>
        <w:t>1.7 Organización de la tesis</w:t>
      </w:r>
      <w:bookmarkEnd w:id="32"/>
      <w:bookmarkEnd w:id="33"/>
    </w:p>
    <w:p w:rsidR="006834F8" w:rsidRPr="00930053" w:rsidRDefault="00000000">
      <w:pPr>
        <w:ind w:firstLine="425"/>
      </w:pPr>
      <w:r>
        <w:t>El presente proyecto se organiza en seis capítulos. El Capítulo 1 plantea el problema de investigación, su formulación, justificación, objetivos, alcance y limitaciones. El Capítulo 2 desarrolla el marco teórico, precedido por el protocolo de revisión de la literatura, e incluye los antecedentes internacionales y nacionales, las bases teóricas y el marco conceptual. El Capítulo 3 presenta las hipótesis en su formulación sustantiva y estadística, la identificación y operacionalización de las variables y la matriz de consistencia. El Capítulo 4 describe la metodología: el enfoque, tipo y nivel, el encuadre en ciencias del diseño, el diseño experimental, la unidad de análisis, la población y la conformación censal del conjunto analítico, las técnicas de recolección, la construcción del conjunto de datos, el protocolo experimental y de análisis estadístico, el protocolo de interpretabilidad, las amenazas a la validez, las consideraciones éticas y el plan de reproducibilidad. El Capítulo 5 detalla el presupuesto y el Capítulo 6 el cronograma de actividades con sus hitos y entregables. Finalmente, se presentan las referencias bibliográficas y tres anexos.</w:t>
      </w:r>
    </w:p>
    <w:p w:rsidR="00082505" w:rsidRPr="00930053" w:rsidRDefault="00082505" w:rsidP="00082505">
      <w:r>
        <w:br w:type="page"/>
      </w:r>
    </w:p>
    <w:p w:rsidR="006834F8" w:rsidRPr="00930053" w:rsidRDefault="00000000">
      <w:pPr>
        <w:pStyle w:val="Ttulo1"/>
        <w:spacing w:before="0"/>
      </w:pPr>
      <w:bookmarkStart w:id="34" w:name="_Toc236574043"/>
      <w:r>
        <w:lastRenderedPageBreak/>
        <w:t>CAPÍTULO 2: MARCO TEÓRICO</w:t>
      </w:r>
      <w:bookmarkEnd w:id="34"/>
    </w:p>
    <w:p w:rsidR="006834F8" w:rsidRPr="00930053" w:rsidRDefault="00000000">
      <w:pPr>
        <w:pStyle w:val="Ttulo2"/>
      </w:pPr>
      <w:bookmarkStart w:id="35" w:name="_Toc236574044"/>
      <w:r>
        <w:t>2.1 Estrategia de revisión de la literatura</w:t>
      </w:r>
      <w:bookmarkEnd w:id="35"/>
    </w:p>
    <w:p w:rsidR="006834F8" w:rsidRPr="00930053" w:rsidRDefault="00000000">
      <w:r>
        <w:t xml:space="preserve">La revisión de la literatura se estructuró mediante una adaptación de las orientaciones de Kitchenham y Charters (2007) para revisiones en ingeniería de software. Su finalidad fue localizar estudios que sustenten las variables y dimensiones de la investigación, reconocer los procedimientos empleados para predecir rendimientos agrícolas y delimitar, de manera verificable, la brecha que aborda el proyecto.</w:t>
      </w:r>
    </w:p>
    <w:p w:rsidR="006834F8" w:rsidRPr="00930053" w:rsidRDefault="00000000">
      <w:r>
        <w:t>La revisión se orientó por tres preguntas: PR1, ¿qué modelos secuenciales y esquemas de validación se han utilizado para predecir el rendimiento agrícola con información agroclimática y de teledetección?; PR2, ¿qué métodos de inteligencia artificial explicable se han aplicado y cómo se han evaluado sus explicaciones?; y PR3, ¿qué investigaciones recientes han abordado la predicción del rendimiento de quinua o de cultivos agrícolas en el Perú y en contextos comparables?</w:t>
      </w:r>
    </w:p>
    <w:p w:rsidR="006834F8" w:rsidRPr="00930053" w:rsidRDefault="00000000">
      <w:r>
        <w:t xml:space="preserve">La búsqueda consideró Scopus, Web of Science, IEEE Xplore y ScienceDirect. Google Scholar y los repositorios institucionales se utilizaron únicamente como medios complementarios de localización y verificación. La cadena maestra combinó los bloques ("crop yield prediction" OR "yield forecasting" OR "yield estimation"), ("1D CNN" OR "convolutional neural network" OR "deep learning" OR "machine learning"), ("remote sensing" OR "satellite" OR "NDVI" OR "climate") y ("SHAP" OR "explainable AI" OR "feature attribution"). Para la búsqueda específica del cultivo se añadieron "quinoa", "Chenopodium quinoa", "Peru" y "Andes". La sintaxis se adaptó a los campos y operadores admitidos por cada fuente.</w:t>
      </w:r>
    </w:p>
    <w:p w:rsidR="006834F8" w:rsidRPr="00930053" w:rsidRDefault="00000000">
      <w:r>
        <w:t xml:space="preserve">La matriz formal de antecedentes se restringió a artículos originales revisados por pares, publicados entre 2022 y 2026 y ubicados en Q1 o Q2 según el mejor cuartil disponible del SCImago Journal &amp; Country Rank 2024. Se excluyeron preprints, actas de congreso, literatura gris, artículos sin evaluación cuantitativa y trabajos que no guardaban relación directa con la predicción del rendimiento, el modelado secuencial, la explicabilidad o la quinua. Las fuentes teóricas y metodológicas fundacionales no estuvieron sujetas a la ventana temporal ni al criterio de cuartil.</w:t>
      </w:r>
    </w:p>
    <w:p w:rsidR="006834F8" w:rsidRPr="00930053" w:rsidRDefault="00000000">
      <w:r>
        <w:t xml:space="preserve">Para esta versión del proyecto se verificaron el título, la autoría, el año, la revista y el DOI de cada antecedente en la página oficial del editor. El registro definitivo de búsquedas, duplicados, exclusiones y motivos de descarte deberá conservarse junto con la matriz de extracción antes del cierre de la tesis. En consecuencia, la afirmación de brecha se formula de manera acotada: dentro de las fuentes y criterios descritos, no se identificó un estudio que combine CNN-1D, SHAP, datos </w:t>
        <w:lastRenderedPageBreak/>
        <w:t xml:space="preserve">públicos y una unidad provincia-campaña para predecir el rendimiento de quinua en la sierra peruana.</w:t>
      </w:r>
    </w:p>
    <w:p w:rsidR="006834F8" w:rsidRPr="00930053" w:rsidRDefault="00000000">
      <w:pPr>
        <w:pStyle w:val="Ttulo2"/>
      </w:pPr>
      <w:bookmarkStart w:id="36" w:name="_Toc236574045"/>
      <w:r>
        <w:t>2.2 Antecedentes de la investigación</w:t>
      </w:r>
      <w:bookmarkEnd w:id="36"/>
    </w:p>
    <w:p w:rsidR="006834F8" w:rsidRPr="00930053" w:rsidRDefault="00000000">
      <w:r>
        <w:t>Los antecedentes se presentan según su cercanía con las variables, dimensiones y decisiones metodológicas del proyecto. Para cada estudio se distinguen el objetivo, los datos y la unidad analizada, el modelo, la validación, los resultados y el aporte o límite respecto de la presente investigación.</w:t>
      </w:r>
    </w:p>
    <w:p w:rsidR="006834F8" w:rsidRPr="00930053" w:rsidRDefault="00000000">
      <w:pPr>
        <w:pStyle w:val="Ttulo3"/>
      </w:pPr>
      <w:bookmarkStart w:id="37" w:name="_Toc236574046"/>
      <w:r>
        <w:t>2.2.1 Antecedentes internacionales</w:t>
      </w:r>
      <w:bookmarkEnd w:id="37"/>
    </w:p>
    <w:p w:rsidR="006834F8" w:rsidRPr="00930053" w:rsidRDefault="00000000">
      <w:r>
        <w:t xml:space="preserve">Srivastava et al. (2022) propusieron una red neuronal convolucional con operaciones unidimensionales para predecir el rendimiento de trigo de invierno en 271 condados de Alemania durante 1999-2019. El estudio integró variables meteorológicas, edáficas y fenológicas, comparó la CNN con ocho modelos de referencia y evaluó temporalmente los años 2017, 2018 y 2019. La CNN obtuvo un RMSE entre 7 % y 14 % menor que el mejor comparador, según el año de prueba, y SHAP permitió examinar la contribución de variables ambientales en semanas específicas del ciclo. Es el antecedente metodológico más próximo porque combina modelado temporal, comparación algorítmica y atribución SHAP sobre observaciones de prueba.</w:t>
      </w:r>
    </w:p>
    <w:p w:rsidR="006834F8" w:rsidRPr="00930053" w:rsidRDefault="00000000">
      <w:r>
        <w:t xml:space="preserve">Sabo et al. (2023) evaluaron CNN-1D y CNN-2D para pronosticar el rendimiento provincial de cebada, trigo duro y trigo blando en Argelia durante 2002-2018. Las entradas procedieron de series públicas de NDVI y clima, y las arquitecturas fueron sometidas a una búsqueda extensa de hiperparámetros. Los modelos clásicos y algunos benchmarks simples superaron a las redes profundas en los cultivos y meses analizados, resultado que los autores relacionaron con el tamaño limitado del conjunto de datos. Este antecedente justifica el uso de una arquitectura parsimoniosa, comparadores clásicos, benchmarks y un presupuesto de ajuste equivalente.</w:t>
      </w:r>
    </w:p>
    <w:p w:rsidR="006834F8" w:rsidRPr="00930053" w:rsidRDefault="00000000">
      <w:r>
        <w:t xml:space="preserve">Hu et al. (2023) desarrollaron un modelo bayesiano interpretable y lo compararon con métodos estadísticos y de aprendizaje automático en experimentos simulados y en datos de rendimiento de maíz. Mostraron que varios modelos podían alcanzar errores predictivos reducidos sin recuperar correctamente las relaciones generadoras incorporadas en los datos simulados. Asimismo, cuestionaron la eliminación de tendencia en dos etapas cuando el propósito es interpretar relaciones clima-rendimiento. El estudio fundamenta la separación entre capacidad predictiva y capacidad explicativa, pero no establece por sí mismo los indicadores específicos de estabilidad u oclusión adoptados en esta tesis.</w:t>
      </w:r>
    </w:p>
    <w:p w:rsidR="006834F8" w:rsidRPr="00930053" w:rsidRDefault="00000000">
      <w:r>
        <w:lastRenderedPageBreak/>
        <w:t xml:space="preserve">Paudel et al. (2023) evaluaron redes LSTM y CNN-1D para el pronóstico regional de rendimientos con datos del sistema MARS Crop Yield Forecasting. Compararon su desempeño con un modelo de tendencia y con árboles potenciados, y analizaron las atribuciones junto con especialistas en agronomía y modelación de cultivos. En los casos estudiados, las relaciones aprendidas resultaron más plausibles cuando la calidad predictiva era adecuada, aunque persistieron dificultades para representar condiciones extremas de temperatura y humedad. Su aporte radica en demostrar la utilidad y las limitaciones de incorporar conocimiento experto al examen de explicaciones.</w:t>
      </w:r>
    </w:p>
    <w:p w:rsidR="006834F8" w:rsidRPr="00930053" w:rsidRDefault="00000000">
      <w:r>
        <w:t xml:space="preserve">Joshi et al. (2024) compararon estrategias de aprendizaje por transferencia basadas en BiLSTM para predecir el rendimiento de trigo de invierno entre zonas climáticas de Estados Unidos. Las estrategias de transferencia redujeron el MAE entre 9 % y 28 % respecto del modelo profundo de referencia. Aunque el trabajo no constituye un antecedente directo de SHAP, aporta evidencia sobre reutilización de conocimiento y generalización territorial cuando los datos del dominio de destino son limitados.</w:t>
      </w:r>
    </w:p>
    <w:p w:rsidR="006834F8" w:rsidRPr="00930053" w:rsidRDefault="00000000">
      <w:r>
        <w:t xml:space="preserve">Joshi et al. (2025) desarrollaron modelos LSTM, CNN-1D y BiLSTM para predecir trigo de invierno y aplicaron SHAP, LIME e Integrated Gradients. La BiLSTM obtuvo valores de R² de hasta 0,88, y el análisis de atribución señaló EVI, temperatura y precipitación de etapas tardías como entradas relevantes para las predicciones. El estudio respalda la evaluación diferenciada de exactitud y explicación, aunque las importancias obtenidas describen el comportamiento de los modelos y no demuestran efectos causales sobre el rendimiento.</w:t>
      </w:r>
    </w:p>
    <w:p w:rsidR="006834F8" w:rsidRPr="00930053" w:rsidRDefault="00000000">
      <w:r>
        <w:t xml:space="preserve">Ashfaq et al. (2025) integraron imágenes satelitales, variables meteorológicas y propiedades del suelo para estimar el rendimiento distrital de trigo en Pakistán. Aplicaron validación dejando un año fuera y entrenaron los modelos con rendimientos sin tendencia; la rama CNN alcanzó R² = 0,77 y permitió emitir estimaciones un mes antes de la cosecha. Los propios autores advirtieron que la eliminación de tendencia puede introducir incertidumbre. Por ello, este antecedente sustenta la evaluación temporal y el análisis de sensibilidad del tratamiento de la tendencia, no su adopción como procedimiento incuestionable.</w:t>
      </w:r>
    </w:p>
    <w:p w:rsidR="006834F8" w:rsidRPr="00930053" w:rsidRDefault="00000000">
      <w:r>
        <w:t xml:space="preserve">Li et al. (2025) propusieron una arquitectura CNNAtBiGRU con atención para estimar el rendimiento de maíz en 201 condados del nordeste de China durante 2001-2021. El modelo integró variables espectrales, climáticas, fenológicas, edáficas y de mecanización, alcanzó R² = 0,896 y RMSE = 908,33 kg/ha, y fue evaluado con horizontes de uno y dos meses antes de la cosecha. Su aporte reside en mostrar la utilidad de secuencias multifuente y de puntos de corte temporales explícitos; sus resultados no implican que una CNN-1D supere necesariamente a modelos clásicos en conjuntos más pequeños.</w:t>
      </w:r>
    </w:p>
    <w:p w:rsidR="006834F8" w:rsidRPr="00930053" w:rsidRDefault="00000000">
      <w:r>
        <w:lastRenderedPageBreak/>
        <w:t>Vásquez et al. (2024) determinaron el periodo crítico para el rendimiento y la proteína del grano de quinua mediante cinco experimentos de sombreo secuencial realizados en Argentina, Chile, Ecuador y Perú. El intervalo de mayor sensibilidad del rendimiento se ubicó entre -26 y 445 grados-día desde la floración y abarcó principalmente floración y llenado de grano. Este antecedente proporciona el referente agronómico externo más directo para examinar la concordancia de las ventanas de mayor contribución predictiva identificadas por SHAP, sin convertir dicha coincidencia en evidencia causal.</w:t>
      </w:r>
    </w:p>
    <w:p w:rsidR="006834F8" w:rsidRPr="00930053" w:rsidRDefault="00000000">
      <w:r>
        <w:t xml:space="preserve">Sesay et al. (2026) evaluaron cinco algoritmos de aprendizaje automático para predecir el rendimiento de quinua a nivel de planta mediante características estructurales tridimensionales e índices espectrales obtenidos con vehículos aéreos no tripulados. Random Forest alcanzó su mejor desempeño en floración, con R² = 0,726 y RMSE = 16,71 g/m², y las características estructurales resultaron más informativas que los índices espectrales. Según los autores, el trabajo constituye la primera demostración no destructiva de predicción de quinua con UAV y aprendizaje automático. Su escala de planta y sus sensores de alta resolución limitan la transferencia directa al ámbito provincial.</w:t>
      </w:r>
    </w:p>
    <w:p w:rsidR="006834F8" w:rsidRPr="00930053" w:rsidRDefault="00000000">
      <w:pPr>
        <w:pStyle w:val="Ttulo3"/>
      </w:pPr>
      <w:bookmarkStart w:id="38" w:name="_Toc236574047"/>
      <w:r>
        <w:t>2.2.2 Antecedentes nacionales</w:t>
      </w:r>
      <w:bookmarkEnd w:id="38"/>
    </w:p>
    <w:p w:rsidR="006834F8" w:rsidRPr="00930053" w:rsidRDefault="00000000">
      <w:r>
        <w:t xml:space="preserve">Quille-Mamani et al. (2025) estimaron el rendimiento de arroz en Lambayeque mediante índices espectrales y texturales derivados de imágenes UAV. Compararon regresión lineal múltiple, máquinas de vectores de soporte y Random Forest, con selección de variables y validación cruzada dejando una observación fuera. La mejor configuración alcanzó R² de validación de 0,78 en la etapa de grano pastoso de la campaña 2022, mientras que el desempeño varió según campaña y fase fenológica. El estudio aporta evidencia peruana sobre muestras reducidas, selección de predictores y dependencia del rendimiento respecto del momento de observación.</w:t>
      </w:r>
    </w:p>
    <w:p w:rsidR="006834F8" w:rsidRPr="00930053" w:rsidRDefault="00000000">
      <w:r>
        <w:t xml:space="preserve">Jarro-Espinal et al. (2025) evaluaron modelos de regresión y aprendizaje automático para estimar el rendimiento de arroz con índices Sentinel-2 en parcelas del valle Chancay-Lambayeque durante 2022 y 2023. MLR y PLSR alcanzaron R² de validación cruzada de hasta 0,68 y RMSE cercano a 1,3 t/ha, mientras que Random Forest y XGBoost mostraron diferencias más amplias entre entrenamiento y validación. El trabajo aporta evidencia sobre variabilidad interanual, selección de fases y riesgo de sobreajuste. Su LOOCV es un procedimiento interno de remuestreo y no una validación externa independiente.</w:t>
      </w:r>
    </w:p>
    <w:p w:rsidR="006834F8" w:rsidRPr="00930053" w:rsidRDefault="00000000">
      <w:r>
        <w:t>Pizarro et al. (2026) evaluaron 374 plantas de quinua en Huancayo a lo largo de seis fases fenológicas y compararon modelos con variables agronómicas, índices multiespectrales y combinaciones de ambos grupos. Los modelos agronómicos o combinados alcanzaron R² de 0,22-</w:t>
        <w:lastRenderedPageBreak/>
        <w:t>0,25, mientras que los modelos exclusivamente espectrales obtuvieron R² no mayor que 0,044. El estudio advierte que, a escala de planta, la heterogeneidad de la arquitectura del dosel puede limitar la señal espectral. Este hallazgo no predice el resultado a escala provincial, pero justifica evaluar la representatividad de la máscara agrícola y realizar análisis de sensibilidad.</w:t>
      </w:r>
    </w:p>
    <w:p w:rsidR="006834F8" w:rsidRPr="00930053" w:rsidRDefault="00000000">
      <w:pPr>
        <w:pStyle w:val="Ttulo3"/>
      </w:pPr>
      <w:bookmarkStart w:id="39" w:name="_Toc236574048"/>
      <w:r>
        <w:t>2.2.3 Síntesis crítica y brecha de conocimiento</w:t>
      </w:r>
      <w:bookmarkEnd w:id="39"/>
    </w:p>
    <w:p w:rsidR="006834F8" w:rsidRPr="00930053" w:rsidRDefault="00000000">
      <w:r>
        <w:t>Los antecedentes muestran cuatro regularidades. Primero, la exactitud depende de la escala, el tamaño de los datos, el horizonte y la estrategia de validación; los modelos profundos no superan de manera automática a los métodos clásicos. Segundo, las series climáticas y espectrales aportan información complementaria, pero su utilidad varía con la fase fenológica y con la representatividad espacial del cultivo. Tercero, las atribuciones de un modelo deben analizarse de manera independiente de sus métricas de error, porque una predicción correcta no garantiza una explicación científicamente plausible. Cuarto, los estudios recientes de quinua se concentran en planta o parcela y emplean UAV, variables estructurales o ensayos agronómicos.</w:t>
      </w:r>
    </w:p>
    <w:p w:rsidR="006834F8" w:rsidRPr="00930053" w:rsidRDefault="00000000">
      <w:r>
        <w:t xml:space="preserve">Dentro de los artículos verificados no se identificó un modelo CNN-1D interpretable con SHAP que integre datos públicos agroclimáticos y satelitales para predecir el rendimiento de quinua en unidades provincia-campaña de la sierra peruana. La brecha no consiste únicamente en aplicar una arquitectura nueva a otro cultivo, sino en evaluar si una CNN-1D puede mantener una exactitud competitiva con datos limitados y si sus atribuciones presentan estabilidad, fidelidad y concordancia agronómica bajo una validación temporal que evite fuga de información.</w:t>
      </w:r>
    </w:p>
    <w:p w:rsidR="006834F8" w:rsidRPr="00930053" w:rsidRDefault="00000000">
      <w:r>
        <w:t xml:space="preserve">La evidencia reciente indica que, con pocos datos, los modelos de aprendizaje profundo suelen igualar y rara vez superar con claridad a líneas base fuertes y a modelos de árboles (Grinsztajn et al., 2022; Paudel et al., 2021; Meroni et al., 2021), y que las particiones aleatorias inflan el desempeño aparente frente a la validación temporal (Roberts et al., 2017; Cerqueira et al., 2020). En quinua, los trabajos hallados en esta revisión operan a escala de planta o parcela y reportan validaciones sin línea base; no se identificó un estudio que prediga el rendimiento de quinua a escala provincial con series de NDVI y clima, ni uno que lo explique con SHAP. Por ello, la tesis aporta una evaluación temporal, con línea base explícita, de si un modelo CNN-1D interpretable con SHAP añade valor sobre la media provincial en un cultivo andino con pocos datos.</w:t>
      </w:r>
    </w:p>
    <w:p w:rsidR="006834F8" w:rsidRPr="00930053" w:rsidRDefault="00000000">
      <w:pPr>
        <w:pStyle w:val="Ttulo2"/>
      </w:pPr>
      <w:bookmarkStart w:id="40" w:name="_Toc236574049"/>
      <w:r>
        <w:t>2.3 Bases teóricas</w:t>
      </w:r>
      <w:bookmarkEnd w:id="40"/>
    </w:p>
    <w:p w:rsidR="006834F8" w:rsidRPr="00930053" w:rsidRDefault="00000000">
      <w:r>
        <w:t>Las bases teóricas se organizan a partir de las variables y dimensiones de la investigación, complementadas con los fundamentos del dominio agrícola y el marco de producción y evaluación del artefacto. Esta organización vincula el contenido teórico con la operacionalización y evita presentar temas que no cumplen una función en el problema, las hipótesis o el procedimiento.</w:t>
      </w:r>
    </w:p>
    <w:p w:rsidR="006834F8" w:rsidRPr="00930053" w:rsidRDefault="00000000">
      <w:pPr>
        <w:pStyle w:val="Ttulo3"/>
      </w:pPr>
      <w:bookmarkStart w:id="41" w:name="_Toc236574050"/>
      <w:r>
        <w:t>2.3.1 Predicción del rendimiento agrícola basada en datos</w:t>
      </w:r>
      <w:bookmarkEnd w:id="41"/>
    </w:p>
    <w:p w:rsidR="006834F8" w:rsidRPr="00930053" w:rsidRDefault="00000000">
      <w:r>
        <w:t xml:space="preserve">La predicción del rendimiento agrícola comprende modelos empíricos, modelos de simulación de cultivos y métodos basados en datos. Estos últimos formulan el problema como una tarea de aprendizaje supervisado en la que una función estimada relaciona predictores ambientales, espectrales, edáficos o productivos con una variable objetivo cuantitativa. Los algoritmos de aprendizaje automático y profundo permiten representar asociaciones no lineales sin que todos los procesos fisiológicos tengan que expresarse mediante ecuaciones explícitas, aunque su capacidad depende de la calidad, escala y cobertura de los datos (van Klompenburg et al., 2020).</w:t>
      </w:r>
    </w:p>
    <w:p w:rsidR="006834F8" w:rsidRPr="00930053" w:rsidRDefault="00000000">
      <w:r>
        <w:lastRenderedPageBreak/>
        <w:t xml:space="preserve">En una tarea predictiva, el desempeño debe calcularse sobre observaciones que no hayan participado en el ajuste ni en la selección de hiperparámetros. Cuando los datos presentan estructura temporal o espacial, las particiones aleatorias pueden producir estimaciones optimistas; por ello, Roberts et al. (2017) recomiendan que la validación respete la dependencia relevante. La presente investigación adopta la campaña agrícola como unidad temporal de separación y distingue la estimación retrospectiva del pronóstico que emplea únicamente información disponible hasta un punto de corte.</w:t>
      </w:r>
    </w:p>
    <w:p w:rsidR="006834F8" w:rsidRPr="00930053" w:rsidRDefault="00000000">
      <w:pPr>
        <w:pStyle w:val="Ttulo3"/>
      </w:pPr>
      <w:bookmarkStart w:id="42" w:name="_Toc236574051"/>
      <w:r>
        <w:t xml:space="preserve">2.3.2 Variable independiente: modelo CNN-1D interpretable con SHAP</w:t>
      </w:r>
      <w:bookmarkEnd w:id="42"/>
    </w:p>
    <w:p w:rsidR="006834F8" w:rsidRPr="00930053" w:rsidRDefault="00000000">
      <w:r>
        <w:rPr>
          <w:b/>
        </w:rPr>
        <w:t xml:space="preserve">Dimensión X1. Modelado temporal mediante CNN-1D. </w:t>
      </w:r>
      <w:r>
        <w:t xml:space="preserve">El aprendizaje profundo emplea capas sucesivas de transformaciones no lineales para aprender representaciones de los datos (LeCun et al., 2015). Una CNN-1D aplica filtros sobre una secuencia unidimensional; en esta investigación, la secuencia corresponde al eje temporal de las variables agroclimáticas y espectrales. Los pesos compartidos permiten detectar patrones locales a lo largo de la serie, mientras que el campo receptivo depende de la combinación de tamaño del núcleo, profundidad, dilatación, stride y operaciones de reducción (Kiranyaz et al., 2021).</w:t>
      </w:r>
    </w:p>
    <w:p w:rsidR="006834F8" w:rsidRPr="00930053" w:rsidRDefault="00000000">
      <w:r>
        <w:t xml:space="preserve">La convolución es equivarante ante desplazamientos de los patrones y puede producir invariancia parcial cuando se combina con agregación o pooling. El uso de pesos compartidos puede favorecer arquitecturas relativamente parsimoniosas frente a redes densas sobre la serie completa, pero el número de parámetros depende de la configuración elegida. En predicción agrícola, Srivastava et al. (2022) demostraron que una CNN-1D puede capturar dependencias temporales de variables ambientales; Sabo et al. (2023) mostraron, a la vez, que esta ventaja puede desaparecer con conjuntos pequeños. Por ello, la elección de CNN-1D debe someterse a comparación empírica y control del sobreajuste.</w:t>
      </w:r>
    </w:p>
    <w:p w:rsidR="006834F8" w:rsidRPr="00930053" w:rsidRDefault="00000000">
      <w:r>
        <w:rPr>
          <w:b/>
        </w:rPr>
        <w:t xml:space="preserve">Dimensión X2. Explicabilidad mediante SHAP. </w:t>
      </w:r>
      <w:r>
        <w:t xml:space="preserve">La inteligencia artificial explicable reúne métodos dirigidos a hacer comprensibles las salidas de modelos complejos (Barredo Arrieta et al., 2020). SHAP es un método de atribución posterior al entrenamiento que se fundamenta en los valores de Shapley y asigna a cada entrada una contribución respecto de una predicción y de una distribución de referencia (Shapley, 1953; Lundberg y Lee, 2017). Las atribuciones pueden resumirse localmente para una observación o globalmente mediante agregaciones sobre un conjunto de datos.</w:t>
      </w:r>
    </w:p>
    <w:p w:rsidR="006834F8" w:rsidRPr="00930053" w:rsidRDefault="00000000">
      <w:r>
        <w:t xml:space="preserve">La atribución SHAP describe la función aprendida por el modelo y no el mecanismo causal del cultivo. Además, cuando los predictores están correlacionados, distintas formulaciones sobre su dependencia pueden distribuir la contribución de manera diferente entre variables intercambiables </w:t>
        <w:lastRenderedPageBreak/>
        <w:t xml:space="preserve">(Aas et al., 2021). Por ello, el estudio debe declarar la variante de SHAP, el conjunto de referencia y el supuesto de dependencia, y reportar las atribuciones tanto por paso temporal como agrupadas por fase. La crítica de Rudin (2019) a las explicaciones posteriores también exige no confundir una explicación aproximada con una garantía de corrección del modelo.</w:t>
      </w:r>
    </w:p>
    <w:p w:rsidR="006834F8" w:rsidRPr="00930053" w:rsidRDefault="00000000">
      <w:pPr>
        <w:pStyle w:val="Ttulo3"/>
      </w:pPr>
      <w:bookmarkStart w:id="43" w:name="_Toc236574052"/>
      <w:r>
        <w:t>2.3.3 Variable dependiente: predicción del rendimiento de quinua</w:t>
      </w:r>
      <w:bookmarkEnd w:id="43"/>
    </w:p>
    <w:p w:rsidR="006834F8" w:rsidRPr="00930053" w:rsidRDefault="00000000">
      <w:r>
        <w:rPr>
          <w:b/>
        </w:rPr>
        <w:t xml:space="preserve">Dimensión Y1. Exactitud predictiva. </w:t>
      </w:r>
      <w:r>
        <w:t xml:space="preserve">La exactitud expresa la proximidad entre el rendimiento observado y el estimado en datos no utilizados durante el entrenamiento. RMSE y MAE cuantifican el error en la unidad original; el primero penaliza con mayor intensidad los errores grandes y el segundo resume la desviación absoluta media. El rRMSE expresa el RMSE respecto de una media de referencia, y R² fuera de muestra compara el error del modelo con la variabilidad del conjunto de prueba; por ello, puede tomar valores negativos. La literatura de rendimiento agrícola utiliza estas métricas de forma complementaria y no como medidas intercambiables (Srivastava et al., 2022; Sabo et al., 2023).</w:t>
      </w:r>
    </w:p>
    <w:p w:rsidR="006834F8" w:rsidRPr="00930053" w:rsidRDefault="00000000">
      <w:r>
        <w:t xml:space="preserve">La comparación con benchmarks permite verificar si un modelo aporta valor respecto de reglas simples. En esta tesis se adapta la lógica de no inferioridad para determinar si el incremento de error frente a un comparador activo preespecificado permanece por debajo de un margen fijado antes de observar los resultados. La decisión debe apoyarse principalmente en el intervalo de confianza de la diferencia o razón de errores respecto del margen, y no en la ausencia de una diferencia estadísticamente significativa (Althunian et al., 2017).</w:t>
      </w:r>
      <w:ins w:id="9060" w:author="Claude (propuesta de coherencia)" w:date="2026-10-17T12:00:00Z">
        <w:r>
          <w:t xml:space="preserve"> En esta tesis, con cinco campañas externas, esa lectura se hace con la regla exacta de signos de la sección 3.3.1.</w:t>
        </w:r>
      </w:ins>
    </w:p>
    <w:p w:rsidR="006834F8" w:rsidRPr="00930053" w:rsidRDefault="00000000">
      <w:r>
        <w:rPr>
          <w:b/>
        </w:rPr>
        <w:t xml:space="preserve">Dimensión Y2. Interpretabilidad de la predicción. </w:t>
      </w:r>
      <w:r>
        <w:t xml:space="preserve">En el presente estudio, esta dimensión se refiere a la calidad técnica de las explicaciones del modelo y no a una evaluación de comprensión por usuarios. Hu et al. (2023) mostraron que la capacidad predictiva no garantiza que un modelo represente correctamente las relaciones generadoras. Paudel et al. (2023) evidenciaron la utilidad de contrastar atribuciones con conocimiento agronómico, pero también sus limitaciones ante condiciones extremas.</w:t>
      </w:r>
    </w:p>
    <w:p w:rsidR="006834F8" w:rsidRPr="00930053" w:rsidRDefault="00000000">
      <w:r>
        <w:t xml:space="preserve">La evaluación de explicaciones carece con frecuencia de una verdad de referencia directamente observable. Por ello, Hedström et al. (2023) proponen examinar propiedades complementarias mediante métricas de evaluación. En esta tesis, la estabilidad representa la consistencia del ordenamiento entre particiones; la fidelidad examina si perturbar entradas atribuidas como importantes modifica la salida más que una condición de control; y la concordancia agronómica contrasta las fases destacadas con evidencia externa preespecificada. Estas propiedades permiten detectar explicaciones inestables o desconectadas del modelo, pero no convierten la atribución en una afirmación causal.</w:t>
      </w:r>
    </w:p>
    <w:p w:rsidR="006834F8" w:rsidRPr="00930053" w:rsidRDefault="00000000">
      <w:pPr>
        <w:pStyle w:val="Ttulo3"/>
      </w:pPr>
      <w:bookmarkStart w:id="44" w:name="_Toc236574053"/>
      <w:r>
        <w:lastRenderedPageBreak/>
        <w:t>2.3.4 Fundamentos agroclimáticos, fenológicos y espectrales de la quinua</w:t>
      </w:r>
      <w:bookmarkEnd w:id="44"/>
    </w:p>
    <w:p w:rsidR="006834F8" w:rsidRPr="00930053" w:rsidRDefault="00000000">
      <w:r>
        <w:t xml:space="preserve">La fenología describe la sucesión de etapas del desarrollo del cultivo. Para la quinua, Sosa-Zuniga et al. (2017) adaptaron la escala BBCH y distinguieron etapas de germinación, desarrollo foliar, formación de brotes, inflorescencia, floración, desarrollo y maduración del fruto, entre otras. Esta estandarización permite organizar las series temporales con una nomenclatura reproducible, pero no implica que todas las provincias y variedades presenten idéntica duración de fase.</w:t>
      </w:r>
    </w:p>
    <w:p w:rsidR="006834F8" w:rsidRPr="00930053" w:rsidRDefault="00000000">
      <w:r>
        <w:t>La sensibilidad del rendimiento no es uniforme durante el ciclo. Vásquez et al. (2024), mediante tratamientos secuenciales de sombreo en cinco ambientes sudamericanos, identificaron un periodo crítico aproximadamente entre -26 y 445 grados-día desde la floración, que comprende principalmente floración y llenado de grano. Este resultado proporciona un referente externo para examinar la plausibilidad de las ventanas destacadas por SHAP. La coincidencia entre ambos resultados se interpreta como concordancia, no como demostración de que el modelo haya identificado una causa.</w:t>
      </w:r>
    </w:p>
    <w:p w:rsidR="006834F8" w:rsidRPr="00930053" w:rsidRDefault="00000000">
      <w:r>
        <w:t>Las variables de precipitación, temperatura y radiación son predictores recurrentes en modelación de rendimientos porque representan condiciones relacionadas con disponibilidad hídrica, estrés térmico y energía para el crecimiento. En esta tesis se obtendrán de productos climáticos homogéneos y se organizarán temporalmente. Su inclusión no presupone efectos causales individuales, debido a la presencia de manejo, variedades, suelo y otras variables no observadas.</w:t>
      </w:r>
    </w:p>
    <w:p w:rsidR="006834F8" w:rsidRPr="00930053" w:rsidRDefault="00000000">
      <w:r>
        <w:t xml:space="preserve">La teledetección permite obtener observaciones periódicas de la superficie terrestre (Chuvieco, 2010). El NDVI se calcula a partir de la reflectancia del rojo y del infrarrojo cercano y se utiliza para caracterizar el estado de la vegetación (Rouse et al., 1974). Su relación con el rendimiento depende de la escala, la fase y la representatividad de los píxeles. Los estudios de Sesay et al. (2026) y Pizarro et al. (2026) mostraron, a escala de planta, que la arquitectura heterogénea de la quinua puede reducir la utilidad de índices espectrales aislados. En el ámbito provincial, esta limitación exige una máscara agrícola, controles de cobertura y análisis de sensibilidad, sin asumir que el promedio de NDVI representa exclusivamente quinua.</w:t>
      </w:r>
    </w:p>
    <w:p w:rsidR="006834F8" w:rsidRPr="00930053" w:rsidRDefault="00000000">
      <w:r>
        <w:t>El contexto territorial peruano también es heterogéneo. Tuesta-Trauco et al. (2026) integraron variables agroclimáticas, edáficas, topográficas y socioeconómicas para zonificar la aptitud de la quinua en el Perú y proyectaron una redistribución de áreas bajo escenarios de cambio climático. Aunque su estudio no predice rendimiento ni utiliza CNN-1D o SHAP, sustenta la necesidad de considerar diferencias espaciales y de limitar las conclusiones al ámbito definido.</w:t>
      </w:r>
    </w:p>
    <w:p w:rsidR="006834F8" w:rsidRPr="00930053" w:rsidRDefault="00000000">
      <w:pPr>
        <w:pStyle w:val="Ttulo3"/>
      </w:pPr>
      <w:bookmarkStart w:id="45" w:name="_Toc236574054"/>
      <w:r>
        <w:t>2.3.5 Producción y evaluación del artefacto en Ingeniería de Sistemas</w:t>
      </w:r>
      <w:bookmarkEnd w:id="45"/>
    </w:p>
    <w:p w:rsidR="006834F8" w:rsidRPr="00930053" w:rsidRDefault="00000000">
      <w:r>
        <w:lastRenderedPageBreak/>
        <w:t xml:space="preserve">La investigación en ciencias del diseño se orienta a construir y evaluar artefactos capaces de atender problemas relevantes de un dominio (Hevner et al., 2004). El modelo CNN-1D con su procedimiento de explicación constituye el artefacto central de la tesis. La articulación entre el entorno del problema, la base de conocimiento y el proceso de construcción-evaluación se representa mediante los ciclos de relevancia, rigor y diseño descritos por Hevner (2007).</w:t>
      </w:r>
    </w:p>
    <w:p w:rsidR="006834F8" w:rsidRPr="00930053" w:rsidRDefault="00000000">
      <w:r>
        <w:t xml:space="preserve">Peffers et al. (2007) operacionalizan este paradigma mediante seis actividades: identificación del problema y motivación, definición de los objetivos de la solución, diseño y desarrollo, demostración, evaluación y comunicación. Estas actividades permiten organizar la producción del artefacto sin sustituir el diseño empírico utilizado para evaluarlo.</w:t>
      </w:r>
    </w:p>
    <w:p w:rsidR="006834F8" w:rsidRPr="00930053" w:rsidRDefault="00000000">
      <w:r>
        <w:t xml:space="preserve">Dentro de la actividad de diseño y desarrollo, la construcción de un modelo de aprendizaje automático requiere un modelo de proceso específico. CRISP-ML(Q) amplía CRISP-DM para abordar tareas propias del aprendizaje automático y organiza el ciclo de vida en seis fases: comprensión del negocio y de los datos, preparación de datos, modelado, evaluación, despliegue, y monitoreo y mantenimiento (Studer et al., 2021). A diferencia de CRISP-DM, integra la comprensión del negocio y la de los datos en una sola fase, debido a que ambas actividades están estrechamente entrelazadas en la práctica. Su aporte distintivo es una metodología de aseguramiento de la calidad: en cada fase se definen requisitos y restricciones con métricas medibles, se instancian las tareas para la aplicación concreta, se identifican los riesgos específicos y, cuando estos no son aceptables, se seleccionan tareas de control para mitigarlos (Studer et al., 2021). Así, la DSRM orienta la producción y evaluación del artefacto como investigación, mientras que CRISP-ML(Q) estructura su ingeniería.</w:t>
      </w:r>
    </w:p>
    <w:p w:rsidR="006834F8" w:rsidRPr="00930053" w:rsidRDefault="00000000">
      <w:r>
        <w:t xml:space="preserve">La evaluación comparativa se fundamenta en la experimentación en ingeniería de software. Wohlin et al. (2012) exigen definir objeto, propósito, factor, tratamientos, variables de respuesta, unidades experimentales, diseño, análisis y amenazas a la validez. En el presente proyecto, los datos agrícolas son observacionales, pero los algoritmos pueden aplicarse bajo condiciones computacionales controladas y sobre las mismas particiones. La reproducibilidad requiere documentar datos, código, versiones, transformaciones, semillas y resultados por partición.</w:t>
      </w:r>
    </w:p>
    <w:p w:rsidR="006834F8" w:rsidRPr="00930053" w:rsidRDefault="00000000">
      <w:pPr>
        <w:pStyle w:val="Ttulo2"/>
      </w:pPr>
      <w:bookmarkStart w:id="46" w:name="_Toc236574055"/>
      <w:r>
        <w:t>2.4 Marco conceptual</w:t>
      </w:r>
      <w:bookmarkEnd w:id="46"/>
    </w:p>
    <w:p w:rsidR="006834F8" w:rsidRPr="00930053" w:rsidRDefault="00000000">
      <w:r>
        <w:t>Los términos siguientes fijan el sentido con el que se emplean los conceptos centrales. Cuando se trata de una convención propia del estudio, se declara expresamente para no atribuirla a una fuente externa.</w:t>
      </w:r>
    </w:p>
    <w:p w:rsidR="006834F8" w:rsidRPr="00930053" w:rsidRDefault="00000000">
      <w:pPr>
        <w:pStyle w:val="Ttulo3"/>
      </w:pPr>
      <w:bookmarkStart w:id="47" w:name="_Toc236574056"/>
      <w:r>
        <w:t>2.4.1 Provincia-campaña</w:t>
      </w:r>
      <w:bookmarkEnd w:id="47"/>
    </w:p>
    <w:p w:rsidR="006834F8" w:rsidRPr="00930053" w:rsidRDefault="00000000">
      <w:r>
        <w:t>Unidad espacio-temporal definida para esta investigación como el rendimiento oficial de quinua de una provincia en una campaña agrícola, acompañado de las series agroclimáticas y espectrales correspondientes al mismo territorio y ciclo.</w:t>
      </w:r>
    </w:p>
    <w:p w:rsidR="006834F8" w:rsidRPr="00930053" w:rsidRDefault="00000000">
      <w:pPr>
        <w:pStyle w:val="Ttulo3"/>
      </w:pPr>
      <w:bookmarkStart w:id="48" w:name="_Toc236574057"/>
      <w:r>
        <w:t>2.4.2 Rendimiento de quinua</w:t>
      </w:r>
      <w:bookmarkEnd w:id="48"/>
    </w:p>
    <w:p w:rsidR="006834F8" w:rsidRPr="00930053" w:rsidRDefault="00000000">
      <w:r>
        <w:t>Cantidad de grano de quinua producida por unidad de superficie cosechada, expresada en kilogramos por hectárea, conforme a las estadísticas agrarias nacionales (MIDAGRI, 2024a). Constituye la variable objetivo que el modelo busca predecir.</w:t>
      </w:r>
    </w:p>
    <w:p w:rsidR="006834F8" w:rsidRPr="00930053" w:rsidRDefault="00000000">
      <w:pPr>
        <w:pStyle w:val="Ttulo3"/>
      </w:pPr>
      <w:bookmarkStart w:id="49" w:name="_Toc236574058"/>
      <w:r>
        <w:t>2.4.3 Campaña agrícola</w:t>
      </w:r>
      <w:bookmarkEnd w:id="49"/>
    </w:p>
    <w:p w:rsidR="006834F8" w:rsidRPr="00930053" w:rsidRDefault="00000000">
      <w:r>
        <w:lastRenderedPageBreak/>
        <w:t>Ciclo productivo comprendido entre la siembra y la cosecha. Para fines de esta investigación, una campaña se identifica por su año de cosecha; esta convención permite integrar observaciones que abarcan dos años calendario sin tratarlas como años independientes.</w:t>
      </w:r>
    </w:p>
    <w:p w:rsidR="006834F8" w:rsidRPr="00930053" w:rsidRDefault="00000000">
      <w:pPr>
        <w:pStyle w:val="Ttulo3"/>
      </w:pPr>
      <w:bookmarkStart w:id="50" w:name="_Toc236574059"/>
      <w:r>
        <w:t>2.4.4 Predictor agroclimático</w:t>
      </w:r>
      <w:bookmarkEnd w:id="50"/>
    </w:p>
    <w:p w:rsidR="006834F8" w:rsidRPr="00930053" w:rsidRDefault="00000000">
      <w:r>
        <w:t>Variable temporal derivada de precipitación, temperatura o radiación que se utiliza como entrada del modelo. Su condición de predictor expresa una función estadística y no, por sí sola, un efecto causal sobre el rendimiento.</w:t>
      </w:r>
    </w:p>
    <w:p w:rsidR="006834F8" w:rsidRPr="00930053" w:rsidRDefault="00000000">
      <w:pPr>
        <w:pStyle w:val="Ttulo3"/>
      </w:pPr>
      <w:bookmarkStart w:id="51" w:name="_Toc236574060"/>
      <w:r>
        <w:t>2.4.5 Predictor espectral</w:t>
      </w:r>
      <w:bookmarkEnd w:id="51"/>
    </w:p>
    <w:p w:rsidR="006834F8" w:rsidRPr="00930053" w:rsidRDefault="00000000">
      <w:r>
        <w:t xml:space="preserve">Medida derivada de la reflectancia observada por sensores remotos. En esta investigación se utiliza principalmente NDVI, calculado con las bandas roja e infrarroja cercana (Rouse et al., 1974).</w:t>
      </w:r>
    </w:p>
    <w:p w:rsidR="006834F8" w:rsidRPr="00930053" w:rsidRDefault="00000000">
      <w:pPr>
        <w:pStyle w:val="Ttulo3"/>
      </w:pPr>
      <w:bookmarkStart w:id="52" w:name="_Toc236574061"/>
      <w:r>
        <w:t>2.4.6 Ventana fenológica crítica</w:t>
      </w:r>
      <w:bookmarkEnd w:id="52"/>
    </w:p>
    <w:p w:rsidR="006834F8" w:rsidRPr="00930053" w:rsidRDefault="00000000">
      <w:r>
        <w:t>Intervalo del ciclo en el que el rendimiento presenta elevada sensibilidad a una perturbación ambiental. Para la quinua, Vásquez et al. (2024) situaron el periodo crítico de rendimiento principalmente entre floración y llenado de grano.</w:t>
      </w:r>
    </w:p>
    <w:p w:rsidR="006834F8" w:rsidRPr="00930053" w:rsidRDefault="00000000">
      <w:pPr>
        <w:pStyle w:val="Ttulo3"/>
      </w:pPr>
      <w:bookmarkStart w:id="53" w:name="_Toc236574062"/>
      <w:r>
        <w:t>2.4.7 Ventana de contribución predictiva</w:t>
      </w:r>
      <w:bookmarkEnd w:id="53"/>
    </w:p>
    <w:p w:rsidR="006834F8" w:rsidRPr="00930053" w:rsidRDefault="00000000">
      <w:r>
        <w:t>Para efectos de esta tesis, intervalo temporal o fase a la que el modelo asigna una contribución SHAP agregada elevada. Es una propiedad de la función predictiva aprendida y no equivale automáticamente a una ventana causal del cultivo.</w:t>
      </w:r>
    </w:p>
    <w:p w:rsidR="006834F8" w:rsidRPr="00930053" w:rsidRDefault="00000000">
      <w:pPr>
        <w:pStyle w:val="Ttulo3"/>
      </w:pPr>
      <w:bookmarkStart w:id="54" w:name="_Toc236574063"/>
      <w:r>
        <w:t>2.4.8 Red neuronal convolucional unidimensional</w:t>
      </w:r>
      <w:bookmarkEnd w:id="54"/>
    </w:p>
    <w:p w:rsidR="006834F8" w:rsidRPr="00930053" w:rsidRDefault="00000000">
      <w:r>
        <w:t xml:space="preserve">Arquitectura que aplica filtros sobre una secuencia de una dimensión. En esta investigación, la dimensión corresponde al tiempo y las entradas son series agroclimáticas y espectrales (Kiranyaz et al., 2021).</w:t>
      </w:r>
    </w:p>
    <w:p w:rsidR="006834F8" w:rsidRPr="00930053" w:rsidRDefault="00000000">
      <w:pPr>
        <w:pStyle w:val="Ttulo3"/>
      </w:pPr>
      <w:bookmarkStart w:id="55" w:name="_Toc236574064"/>
      <w:r>
        <w:t>2.4.9 Explicación SHAP</w:t>
      </w:r>
      <w:bookmarkEnd w:id="55"/>
    </w:p>
    <w:p w:rsidR="006834F8" w:rsidRPr="00930053" w:rsidRDefault="00000000">
      <w:r>
        <w:t xml:space="preserve">Atribución que expresa la contribución de una entrada respecto de una predicción y de una referencia del modelo, basada en valores de Shapley (Lundberg y Lee, 2017). Puede resumirse a nivel local o agregarse sobre observaciones, variables o periodos.</w:t>
      </w:r>
    </w:p>
    <w:p w:rsidR="006834F8" w:rsidRPr="00930053" w:rsidRDefault="00000000">
      <w:pPr>
        <w:pStyle w:val="Ttulo3"/>
      </w:pPr>
      <w:bookmarkStart w:id="56" w:name="_Toc236574065"/>
      <w:r>
        <w:t>2.4.10 Exactitud predictiva</w:t>
      </w:r>
      <w:bookmarkEnd w:id="56"/>
    </w:p>
    <w:p w:rsidR="006834F8" w:rsidRPr="00930053" w:rsidRDefault="00000000">
      <w:r>
        <w:t xml:space="preserve">Grado de proximidad entre valores observados y estimados en datos no utilizados para ajustar el modelo. En la tesis se representa mediante RMSE, MAE, rRMSE y R² fuera de muestra.</w:t>
      </w:r>
    </w:p>
    <w:p w:rsidR="006834F8" w:rsidRPr="00930053" w:rsidRDefault="00000000">
      <w:pPr>
        <w:pStyle w:val="Ttulo3"/>
      </w:pPr>
      <w:bookmarkStart w:id="57" w:name="_Toc236574066"/>
      <w:r>
        <w:lastRenderedPageBreak/>
        <w:t>2.4.11 Interpretabilidad de la predicción</w:t>
      </w:r>
      <w:bookmarkEnd w:id="57"/>
    </w:p>
    <w:p w:rsidR="006834F8" w:rsidRPr="00930053" w:rsidRDefault="00000000">
      <w:r>
        <w:t xml:space="preserve">En esta investigación, calidad técnica de las explicaciones generadas para las predicciones, examinada mediante estabilidad entre campañas, fidelidad frente a perturbaciones y concordancia con evidencia agronómica externa. No incluye una prueba de comprensión con usuarios.</w:t>
      </w:r>
    </w:p>
    <w:p w:rsidR="006834F8" w:rsidRPr="00930053" w:rsidRDefault="00000000">
      <w:pPr>
        <w:pStyle w:val="Ttulo3"/>
      </w:pPr>
      <w:bookmarkStart w:id="58" w:name="_Toc236574067"/>
      <w:r>
        <w:t xml:space="preserve">2.4.12 Benchmark</w:t>
      </w:r>
      <w:bookmarkEnd w:id="58"/>
    </w:p>
    <w:p w:rsidR="006834F8" w:rsidRPr="00930053" w:rsidRDefault="00000000">
      <w:r>
        <w:t xml:space="preserve">Regla predictiva simple utilizada como referencia mínima para establecer si un modelo ajustable añade capacidad predictiva. Sabo et al. (2023) muestran que benchmarks como el pico de NDVI pueden ser difíciles de superar en contextos con pocos datos.</w:t>
      </w:r>
    </w:p>
    <w:p w:rsidR="006834F8" w:rsidRPr="00930053" w:rsidRDefault="00000000">
      <w:pPr>
        <w:pStyle w:val="Ttulo3"/>
      </w:pPr>
      <w:bookmarkStart w:id="59" w:name="_Toc236574068"/>
      <w:r>
        <w:t>2.4.13 No inferioridad</w:t>
      </w:r>
      <w:bookmarkEnd w:id="59"/>
    </w:p>
    <w:p w:rsidR="006834F8" w:rsidRPr="00930053" w:rsidRDefault="00000000">
      <w:r>
        <w:t xml:space="preserve">En esta tesis, condición en la que el incremento del error del modelo propuesto respecto de un comparador activo preespecificado no supera un margen fijado antes de observar los resultados. </w:t>
      </w:r>
      <w:del w:id="9061" w:author="Claude (propuesta de coherencia)" w:date="2026-10-17T12:00:00Z">
        <w:r>
          <w:delText>Su evaluación se basa en la posición del intervalo de confianza respecto del margen, siguiendo la lógica metodológica descrita por Althunian et al. (2017).</w:delText>
        </w:r>
      </w:del>
      <w:ins w:id="9062" w:author="Claude (propuesta de coherencia)" w:date="2026-10-17T12:00:00Z">
        <w:r>
          <w:t>Su evaluación se basa en la posición de la diferencia relativa de cada campaña respecto del margen, mediante la regla exacta de signos de la sección 3.3.1, siguiendo la lógica metodológica descrita por Althunian et al. (2017).</w:t>
        </w:r>
      </w:ins>
      <w:r>
        <w:br w:type="page"/>
      </w:r>
    </w:p>
    <w:p w:rsidR="006834F8" w:rsidRPr="00930053" w:rsidRDefault="00000000">
      <w:pPr>
        <w:pStyle w:val="Ttulo1"/>
        <w:spacing w:before="0"/>
      </w:pPr>
      <w:bookmarkStart w:id="60" w:name="_Toc236500868"/>
      <w:bookmarkStart w:id="61" w:name="_Toc236574069"/>
      <w:r>
        <w:rPr>
          <w:sz w:val="24"/>
          <w:szCs w:val="24"/>
        </w:rPr>
        <w:lastRenderedPageBreak/>
        <w:t>CAPÍTULO 3: HIPÓTESIS Y VARIABLES</w:t>
      </w:r>
      <w:bookmarkEnd w:id="60"/>
      <w:bookmarkEnd w:id="61"/>
    </w:p>
    <w:p w:rsidR="006834F8" w:rsidRPr="00930053" w:rsidRDefault="00000000">
      <w:pPr>
        <w:pStyle w:val="Ttulo2"/>
      </w:pPr>
      <w:bookmarkStart w:id="62" w:name="_Toc236574070"/>
      <w:r>
        <w:t>3.1 Hipótesis general</w:t>
      </w:r>
      <w:bookmarkEnd w:id="62"/>
    </w:p>
    <w:p w:rsidR="006834F8" w:rsidRPr="00930053" w:rsidRDefault="00000000">
      <w:del w:id="9017" w:author="Claude (propuesta de coherencia)" w:date="2026-10-17T12:00:00Z">
        <w:r>
          <w:delText>El modelo CNN-1D interpretable con SHAP permite predecir el rendimiento de quinua en la sierra peruana al alcanzar una exactitud predictiva no inferior a la de XGBoost y a la de la mejor línea base provincial, y al generar, mediante SHAP, explicaciones agronómicamente concordantes con las fases críticas preespecificadas para la quinua de secano, cuya fidelidad al comportamiento del modelo y cuya estabilidad entre campañas se evalúan como criterios secundarios.</w:delText>
        </w:r>
      </w:del>
      <w:ins w:id="9018" w:author="Claude (propuesta de coherencia)" w:date="2026-10-17T12:00:00Z">
        <w:r>
          <w:t>El modelo CNN-1D interpretable con SHAP permite predecir el rendimiento de quinua por provincia y campaña en la sierra peruana: en el horizonte principal, su exactitud en las campañas externas no es inferior (margen relativo de 5 %) a la de XGBoost ni a la de la mejor línea base B*, y sus explicaciones SHAP son concordantes con las fases críticas preespecificadas (floración y llenado de grano). Se considera respaldada solo si se cumplen ambos criterios primarios (HE1a y HE2c); la fidelidad y la estabilidad son criterios secundarios y no compensan un incumplimiento.</w:t>
        </w:r>
      </w:ins>
    </w:p>
    <w:p w:rsidR="006834F8" w:rsidRPr="00930053" w:rsidRDefault="00000000">
      <w:r>
        <w:t xml:space="preserve">La hipótesis general es conjuntiva: se considerará respaldada únicamente si se cumplen simultáneamente el criterio de exactitud predictiva (HE1a) y el criterio primario de interpretabilidad (concordancia agronómica, HE2c). Los criterios secundarios de HE2 </w:t>
      </w:r>
      <w:del w:id="9019" w:author="Claude (propuesta de coherencia)" w:date="2026-10-17T12:00:00Z">
        <w:r>
          <w:delText>se reportarán con su magnitud e intervalo y no compensarán</w:delText>
        </w:r>
      </w:del>
      <w:ins w:id="9020" w:author="Claude (propuesta de coherencia)" w:date="2026-10-17T12:00:00Z">
        <w:r>
          <w:t>se reportarán como cifras, sin valor p, y no compensarán</w:t>
        </w:r>
      </w:ins>
      <w:r>
        <w:t xml:space="preserve"> el incumplimiento de los primarios.</w:t>
      </w:r>
    </w:p>
    <w:p w:rsidR="006834F8" w:rsidRPr="00930053" w:rsidRDefault="00000000">
      <w:pPr>
        <w:pStyle w:val="Ttulo2"/>
      </w:pPr>
      <w:bookmarkStart w:id="63" w:name="_Toc236574071"/>
      <w:r>
        <w:t>3.2 Hipótesis específicas</w:t>
      </w:r>
      <w:bookmarkEnd w:id="63"/>
    </w:p>
    <w:p w:rsidR="006834F8" w:rsidRPr="00930053" w:rsidRDefault="00000000">
      <w:pPr>
        <w:pStyle w:val="Prrafodelista"/>
      </w:pPr>
      <w:r>
        <w:t xml:space="preserve">HE1. </w:t>
      </w:r>
      <w:del w:id="9021" w:author="Claude (propuesta de coherencia)" w:date="2026-10-17T12:00:00Z">
        <w:r>
          <w:delText>El modelado temporal mediante CNN-1D alcanza una exactitud predictiva no inferior a la de XGBoost ni a la de la mejor línea base provincial, dentro de un margen relativo preespecificado de 5 %, en la predicción del rendimiento de quinua. Como análisis exploratorio se estima la ganancia de habilidad predictiva sobre dicha línea base.</w:delText>
        </w:r>
      </w:del>
      <w:ins w:id="9022" w:author="Claude (propuesta de coherencia)" w:date="2026-10-17T12:00:00Z">
        <w:r>
          <w:t>En el horizonte principal, el modelado temporal mediante CNN-1D alcanza una exactitud predictiva no inferior a la de XGBoost ni a la de la mejor línea base B*, dentro de un margen relativo preespecificado de 5 %. Como análisis exploratorio se estima la ganancia de habilidad predictiva sobre B*.</w:t>
        </w:r>
      </w:ins>
    </w:p>
    <w:p w:rsidR="006834F8" w:rsidRPr="00930053" w:rsidRDefault="00000000">
      <w:pPr>
        <w:pStyle w:val="Prrafodelista"/>
      </w:pPr>
      <w:r>
        <w:t xml:space="preserve">HE2. </w:t>
      </w:r>
      <w:del w:id="9023" w:author="Claude (propuesta de coherencia)" w:date="2026-10-17T12:00:00Z">
        <w:r>
          <w:delText>La explicabilidad mediante SHAP genera interpretaciones de las predicciones del rendimiento de quinua que son concordantes con las fases fenológicas críticas preespecificadas para la quinua de secano; su fidelidad al comportamiento del modelo y su estabilidad entre campañas se evalúan como criterios secundarios.</w:delText>
        </w:r>
      </w:del>
      <w:ins w:id="9024" w:author="Claude (propuesta de coherencia)" w:date="2026-10-17T12:00:00Z">
        <w:r>
          <w:t>La explicabilidad mediante SHAP genera interpretaciones del rendimiento de quinua concordantes con las fases fenológicas críticas preespecificadas (criterio primario); su fidelidad al comportamiento del modelo y su estabilidad entre campañas se evalúan como criterios secundarios.</w:t>
        </w:r>
      </w:ins>
    </w:p>
    <w:p w:rsidR="006834F8" w:rsidRPr="00930053" w:rsidRDefault="00000000">
      <w:r>
        <w:t>HE1 y HE2 corresponden, respectivamente, a los objetivos específicos OE1 y OE2. Los componentes HE1a-HE1b y HE2a-HE2c que se presentan en la sección siguiente no constituyen nuevos problemas u objetivos; son contrastes operacionales de las dos hipótesis específicas.</w:t>
      </w:r>
      <w:ins w:id="9025" w:author="Claude (propuesta de coherencia)" w:date="2026-10-17T12:00:00Z">
        <w:r>
          <w:t xml:space="preserve"> Se entiende que el modelo es interpretable cuando sus explicaciones SHAP superan el protocolo de la sección 4.15.</w:t>
        </w:r>
      </w:ins>
    </w:p>
    <w:p w:rsidR="006834F8" w:rsidRPr="00930053" w:rsidRDefault="00000000">
      <w:pPr>
        <w:pStyle w:val="Ttulo2"/>
      </w:pPr>
      <w:bookmarkStart w:id="64" w:name="_Toc236574072"/>
      <w:r>
        <w:t>3.3 Formulación estadística de las hipótesis</w:t>
      </w:r>
      <w:bookmarkEnd w:id="64"/>
    </w:p>
    <w:p w:rsidR="006834F8" w:rsidRPr="00930053" w:rsidRDefault="00000000">
      <w:r>
        <w:t xml:space="preserve">Las hipótesis se traducen en parámetros y criterios de decisión preespecificados antes de ejecutar la evaluación definitiva. La unidad empleada en los contrastes es la campaña externa de evaluación; las repeticiones con semillas diferentes cuantifican la variabilidad algorítmica, pero no se consideran observaciones independientes. El nivel de significancia será α = 0,05 y las decisiones no se basarán únicamente en el valor p, sino también </w:t>
      </w:r>
      <w:del w:id="9026" w:author="Claude (propuesta de coherencia)" w:date="2026-10-17T12:00:00Z">
        <w:r>
          <w:delText>en intervalos de confianza, magnitud del efecto</w:delText>
        </w:r>
      </w:del>
      <w:ins w:id="9027" w:author="Claude (propuesta de coherencia)" w:date="2026-10-17T12:00:00Z">
        <w:r>
          <w:t>en el rango por campaña, la magnitud del efecto</w:t>
        </w:r>
      </w:ins>
      <w:r>
        <w:t xml:space="preserve"> y relevancia práctica.</w:t>
      </w:r>
    </w:p>
    <w:p w:rsidR="006834F8" w:rsidRPr="00930053" w:rsidRDefault="00000000">
      <w:pPr>
        <w:pStyle w:val="Ttulo3"/>
      </w:pPr>
      <w:bookmarkStart w:id="65" w:name="_Toc236574073"/>
      <w:r>
        <w:t xml:space="preserve">3.3.1 HE1a: no inferioridad frente a XGBoost y a la línea base provincial</w:t>
      </w:r>
      <w:bookmarkEnd w:id="65"/>
    </w:p>
    <w:p w:rsidR="006834F8" w:rsidRPr="00930053" w:rsidRDefault="00000000">
      <w:r>
        <w:t xml:space="preserve">Para cada campaña externa f y cada referencia R, con R igual a XGBoost o a la mejor línea base provincial B*, se define la diferencia relativa del error:</w:t>
      </w:r>
    </w:p>
    <w:p w:rsidR="006834F8" w:rsidRPr="00930053" w:rsidRDefault="00000000">
      <w:pPr>
        <w:jc w:val="center"/>
      </w:pPr>
      <w:r>
        <w:rPr>
          <w:i/>
        </w:rPr>
        <w:lastRenderedPageBreak/>
        <w:t xml:space="preserve">q_f(R) = RMSE(CNN-1D, f) / RMSE(R, f) − 1</w:t>
      </w:r>
    </w:p>
    <w:p w:rsidR="006834F8" w:rsidRPr="00930053" w:rsidRDefault="00000000">
      <w:r>
        <w:t xml:space="preserve">El margen de no inferioridad se fija en δ = 0,05, entendido como la máxima degradación relativa del RMSE considerada tolerable frente a cada referencia. B* es la mejor entre </w:t>
      </w:r>
      <w:del w:id="9028" w:author="Claude (propuesta de coherencia)" w:date="2026-10-17T12:00:00Z">
        <w:r>
          <w:delText>la media provincial (B2)</w:delText>
        </w:r>
      </w:del>
      <w:ins w:id="9029" w:author="Claude (propuesta de coherencia)" w:date="2026-10-17T12:00:00Z">
        <w:r>
          <w:t>la línea base provincial (B2)</w:t>
        </w:r>
      </w:ins>
      <w:r>
        <w:t xml:space="preserve"> y la persistencia de la última campaña (B4) según la validación interna, y se fija antes de evaluar las campañas externas. Las hipótesis estadísticas son:</w:t>
      </w:r>
    </w:p>
    <w:p w:rsidR="006834F8" w:rsidRPr="00930053" w:rsidRDefault="00000000">
      <w:pPr>
        <w:jc w:val="center"/>
      </w:pPr>
      <w:r>
        <w:rPr>
          <w:i/>
        </w:rPr>
        <w:t xml:space="preserve">H₀: Mediana(q_f(R)) ≥ 0,05</w:t>
      </w:r>
    </w:p>
    <w:p w:rsidR="006834F8" w:rsidRPr="00930053" w:rsidRDefault="00000000">
      <w:pPr>
        <w:jc w:val="center"/>
      </w:pPr>
      <w:r>
        <w:rPr>
          <w:i/>
        </w:rPr>
        <w:t xml:space="preserve">H₁: Mediana(q_f(R)) &lt; 0,05</w:t>
      </w:r>
    </w:p>
    <w:p w:rsidR="006834F8" w:rsidRPr="00930053" w:rsidRDefault="00000000">
      <w:r>
        <w:t xml:space="preserve">La no inferioridad frente a cada referencia se sostendrá cuando q_f(R) sea menor que 0,05 en todas las campañas externas, regla exacta de signos cuyo nivel de significancia es 0,5ⁿ (0,031 con cinco campañas). </w:t>
      </w:r>
      <w:del w:id="9030" w:author="Claude (propuesta de coherencia)" w:date="2026-10-17T12:00:00Z">
        <w:r>
          <w:delText>Como contrastes de apoyo se emplearán la prueba de Wilcoxon pareada unilateral y la probabilidad posterior bayesiana de que la diferencia relativa quede dentro de una región de equivalencia práctica de ±5 % (Benavoli et al., 2017). Se reportarán además el estimador de Hodges-Lehmann y la correlación biserial de rangos para datos pareados.</w:delText>
        </w:r>
      </w:del>
      <w:ins w:id="9031" w:author="Claude (propuesta de coherencia)" w:date="2026-10-17T12:00:00Z">
        <w:r>
          <w:t>Como apoyo se reportarán, sin contraste, la mediana de q_f(R) y su rango entre campañas.</w:t>
        </w:r>
      </w:ins>
    </w:p>
    <w:p w:rsidR="006834F8" w:rsidRPr="00930053" w:rsidRDefault="00000000">
      <w:pPr>
        <w:pStyle w:val="Ttulo3"/>
      </w:pPr>
      <w:bookmarkStart w:id="66" w:name="_Toc236574074"/>
      <w:r>
        <w:t xml:space="preserve">3.3.2 HE1b: ganancia sobre la línea base provincial (exploratoria)</w:t>
      </w:r>
      <w:bookmarkEnd w:id="66"/>
    </w:p>
    <w:p w:rsidR="006834F8" w:rsidRPr="00930053" w:rsidRDefault="00000000">
      <w:r>
        <w:t xml:space="preserve">Sea B* la mejor línea base provincial definida en la sección 3.3.1, estimada exclusivamente con las campañas de entrenamiento. Para cada campaña externa se calcula la ganancia de habilidad predictiva de Murphy (1988):</w:t>
      </w:r>
    </w:p>
    <w:p w:rsidR="006834F8" w:rsidRPr="00930053" w:rsidRDefault="00000000">
      <w:pPr>
        <w:jc w:val="center"/>
      </w:pPr>
      <w:r>
        <w:rPr>
          <w:i/>
        </w:rPr>
        <w:t xml:space="preserve">SS_f = 1 − MSE(CNN-1D, f) / MSE(B*, f)</w:t>
      </w:r>
    </w:p>
    <w:p w:rsidR="006834F8" w:rsidRPr="00930053" w:rsidRDefault="00000000">
      <w:pPr>
        <w:jc w:val="center"/>
      </w:pPr>
      <w:r>
        <w:rPr>
          <w:i/>
        </w:rPr>
        <w:t xml:space="preserve">H₀: Mediana(SS_f) ≤ 0</w:t>
      </w:r>
    </w:p>
    <w:p w:rsidR="006834F8" w:rsidRPr="00930053" w:rsidRDefault="00000000">
      <w:pPr>
        <w:jc w:val="center"/>
      </w:pPr>
      <w:r>
        <w:rPr>
          <w:i/>
        </w:rPr>
        <w:t xml:space="preserve">H₁: Mediana(SS_f) &gt; 0</w:t>
      </w:r>
    </w:p>
    <w:p w:rsidR="006834F8" w:rsidRPr="00930053" w:rsidRDefault="00000000">
      <w:r>
        <w:t xml:space="preserve">Este análisis es exploratorio: se reportan la mediana de SS_f, el número de campañas con SS_f &gt; 0 y su intervalo exacto por signos, sin que condicionen la decisión sobre HE1. Un SS próximo a cero se interpretará como equivalencia con la línea base provincial, sin valor añadido demostrable. HE1 se considerará respaldada si se cumple HE1a.</w:t>
      </w:r>
    </w:p>
    <w:p w:rsidR="006834F8" w:rsidRPr="00930053" w:rsidRDefault="00000000">
      <w:pPr>
        <w:pStyle w:val="Ttulo3"/>
      </w:pPr>
      <w:bookmarkStart w:id="67" w:name="_Toc236574075"/>
      <w:r>
        <w:t>3.3.3 HE2a: estabilidad de las explicaciones</w:t>
      </w:r>
      <w:bookmarkEnd w:id="67"/>
    </w:p>
    <w:p w:rsidR="006834F8" w:rsidRPr="00930053" w:rsidRDefault="00000000">
      <w:r>
        <w:t xml:space="preserve">La estabilidad es un criterio secundario. Se evaluará a partir del ordenamiento de la contribución absoluta agregada por fase fenológica en cada campaña externa. Se calcularán el coeficiente W de concordancia de Kendall y la estabilidad de las tres fases principales corregida por azar (Nogueira et al., 2018):</w:t>
      </w:r>
    </w:p>
    <w:p w:rsidR="006834F8" w:rsidRPr="00930053" w:rsidRDefault="00000000">
      <w:pPr>
        <w:jc w:val="center"/>
        <w:rPr>
          <w:del w:id="9032" w:author="Claude (propuesta de coherencia)" w:date="2026-10-17T12:00:00Z"/>
        </w:rPr>
      </w:pPr>
      <w:del w:id="9033" w:author="Claude (propuesta de coherencia)" w:date="2026-10-17T12:00:00Z">
        <w:r>
          <w:rPr>
            <w:i/>
          </w:rPr>
          <w:delText xml:space="preserve">H₀: el orden de las fases es arbitrario en cada campaña</w:delText>
        </w:r>
      </w:del>
    </w:p>
    <w:p w:rsidR="006834F8" w:rsidRPr="00930053" w:rsidRDefault="00000000">
      <w:pPr>
        <w:jc w:val="center"/>
        <w:rPr>
          <w:del w:id="9034" w:author="Claude (propuesta de coherencia)" w:date="2026-10-17T12:00:00Z"/>
        </w:rPr>
      </w:pPr>
      <w:del w:id="9035" w:author="Claude (propuesta de coherencia)" w:date="2026-10-17T12:00:00Z">
        <w:r>
          <w:rPr>
            <w:i/>
          </w:rPr>
          <w:delText xml:space="preserve">H₁: el orden de las fases concuerda entre campañas más de lo esperable por azar</w:delText>
        </w:r>
      </w:del>
    </w:p>
    <w:p w:rsidR="006834F8" w:rsidRPr="00930053" w:rsidRDefault="00000000">
      <w:del w:id="9036" w:author="Claude (propuesta de coherencia)" w:date="2026-10-17T12:00:00Z">
        <w:r>
          <w:delText>Cada estadístico se contrastará con una prueba de permutación de las fases dentro de cada campaña, con valor p exacto o de Monte Carlo que nunca es cero (Phipson y Smyth, 2010), y se reportarán intervalos por campañas.</w:delText>
        </w:r>
      </w:del>
      <w:ins w:id="9037" w:author="Claude (propuesta de coherencia)" w:date="2026-10-17T12:00:00Z">
        <w:r>
          <w:t>Ambos estadísticos se reportarán como cifras descriptivas, sin valor p, junto con su valor por campaña: con cinco campañas una prueba de permutación tendría muy poca potencia.</w:t>
        </w:r>
      </w:ins>
      <w:r>
        <w:t xml:space="preserve"> Los valores W ≥ 0,70 y J ≥ 0,50 se conservan solo como referencia descriptiva: con tres fases elegidas entre cinco, el umbral J ≥ 0,50 se cumple por azar en el 22 % de los casos. El ordenamiento utilizado en esta evaluación se obtendrá agregando primero las repeticiones por semilla dentro de cada campaña, con el fin de no inflar artificialmente el número de unidades independientes.</w:t>
      </w:r>
    </w:p>
    <w:p w:rsidR="006834F8" w:rsidRPr="00930053" w:rsidRDefault="00000000">
      <w:pPr>
        <w:pStyle w:val="Ttulo3"/>
      </w:pPr>
      <w:bookmarkStart w:id="68" w:name="_Toc236574076"/>
      <w:r>
        <w:lastRenderedPageBreak/>
        <w:t>3.3.4 HE2b: fidelidad mediante oclusión</w:t>
      </w:r>
      <w:bookmarkEnd w:id="68"/>
    </w:p>
    <w:p w:rsidR="006834F8" w:rsidRPr="00930053" w:rsidRDefault="00000000">
      <w:r>
        <w:t xml:space="preserve">La fidelidad es un criterio secundario. Se evaluará mediante oclusión sobre el conjunto externo de prueba, sin reentrenar el modelo. Para cada campaña f se ocluirá por separado cada una de las cinco fases fenológicas, todas de igual duración, reemplazando sus entradas por el valor de referencia, y se medirá el aumento del RMSE de cada una. </w:t>
      </w:r>
      <w:del w:id="9038" w:author="Claude (propuesta de coherencia)" w:date="2026-10-17T12:00:00Z">
        <w:r>
          <w:delText>Sea r_f el rango del aumento de la fase de mayor contribución SHAP entre las cinco fases (1 = el mayor; los empates cuentan en su contra) y R la suma de r_f entre campañas:</w:delText>
        </w:r>
      </w:del>
      <w:ins w:id="9039" w:author="Claude (propuesta de coherencia)" w:date="2026-10-17T12:00:00Z">
        <w:r>
          <w:t>Sea r_f el rango del aumento de la fase de mayor contribución SHAP entre las cinco fases (1 = el mayor; los empates cuentan en su contra); se reportará r_f por campaña.</w:t>
        </w:r>
      </w:ins>
    </w:p>
    <w:p w:rsidR="006834F8" w:rsidRPr="00930053" w:rsidRDefault="00000000">
      <w:pPr>
        <w:jc w:val="center"/>
        <w:rPr>
          <w:del w:id="9040" w:author="Claude (propuesta de coherencia)" w:date="2026-10-17T12:00:00Z"/>
        </w:rPr>
      </w:pPr>
      <w:del w:id="9041" w:author="Claude (propuesta de coherencia)" w:date="2026-10-17T12:00:00Z">
        <w:r>
          <w:rPr>
            <w:i/>
          </w:rPr>
          <w:delText xml:space="preserve">R = Σ r_f</w:delText>
        </w:r>
      </w:del>
    </w:p>
    <w:p w:rsidR="006834F8" w:rsidRPr="00930053" w:rsidRDefault="00000000">
      <w:pPr>
        <w:jc w:val="center"/>
        <w:rPr>
          <w:del w:id="9042" w:author="Claude (propuesta de coherencia)" w:date="2026-10-17T12:00:00Z"/>
        </w:rPr>
      </w:pPr>
      <w:del w:id="9043" w:author="Claude (propuesta de coherencia)" w:date="2026-10-17T12:00:00Z">
        <w:r>
          <w:rPr>
            <w:i/>
          </w:rPr>
          <w:delText xml:space="preserve">H₀: la fase de mayor contribución daña tanto como cualquier otra (los r_f son uniformes de 1 a 5)</w:delText>
        </w:r>
      </w:del>
    </w:p>
    <w:p w:rsidR="006834F8" w:rsidRPr="00930053" w:rsidRDefault="00000000">
      <w:pPr>
        <w:jc w:val="center"/>
        <w:rPr>
          <w:del w:id="9044" w:author="Claude (propuesta de coherencia)" w:date="2026-10-17T12:00:00Z"/>
        </w:rPr>
      </w:pPr>
      <w:del w:id="9045" w:author="Claude (propuesta de coherencia)" w:date="2026-10-17T12:00:00Z">
        <w:r>
          <w:rPr>
            <w:i/>
          </w:rPr>
          <w:delText xml:space="preserve">H₁: la fase de mayor contribución daña más que las demás</w:delText>
        </w:r>
      </w:del>
    </w:p>
    <w:p w:rsidR="006834F8" w:rsidRPr="00930053" w:rsidRDefault="00000000">
      <w:del w:id="9046" w:author="Claude (propuesta de coherencia)" w:date="2026-10-17T12:00:00Z">
        <w:r>
          <w:delText>La fidelidad se sostendrá cuando el valor p exacto P(R ≤ valor observado) sea menor que el nivel corregido por multiplicidad; con cinco campañas el valor p mínimo es 1/3 125, si la fase de mayor contribución es la más dañina en todas.</w:delText>
        </w:r>
      </w:del>
      <w:ins w:id="9047" w:author="Claude (propuesta de coherencia)" w:date="2026-10-17T12:00:00Z">
        <w:r>
          <w:t>La fidelidad se reportará como cifra descriptiva, sin valor p: un r_f cercano a 1 en todas las campañas indica que ocluir la fase de mayor contribución es lo que más daña al modelo.</w:t>
        </w:r>
      </w:ins>
      <w:r>
        <w:t xml:space="preserve"> La oclusión se reportará con dos reemplazos, el valor del fondo marginal y un reemplazo condicional, por el problema de datos fuera de distribución (Hase et al., 2021). El término ablación se reservará para el análisis secundario en el que se elimine información y se reentrene el modelo.</w:t>
      </w:r>
    </w:p>
    <w:p w:rsidR="006834F8" w:rsidRPr="00930053" w:rsidRDefault="00000000">
      <w:pPr>
        <w:pStyle w:val="Ttulo3"/>
      </w:pPr>
      <w:bookmarkStart w:id="69" w:name="_Toc236574077"/>
      <w:r>
        <w:t>3.3.5 HE2c: concordancia agronómica</w:t>
      </w:r>
      <w:bookmarkEnd w:id="69"/>
    </w:p>
    <w:p w:rsidR="006834F8" w:rsidRPr="00930053" w:rsidRDefault="00000000">
      <w:r>
        <w:t xml:space="preserve">La concordancia agronómica constituye el criterio primario de HE2, de plausibilidad externa. En el horizonte principal, la condición se satisface si la fase de máxima contribución predictiva pertenece al conjunto preespecificado {floración, llenado de grano}. Para el horizonte temprano, la comparación se restringirá a las fases observables hasta el cierre de la floración. Para cada campaña externa se identifica la fase de máxima contribución. Bajo H₀ esa fase cae al azar entre las cinco fases, con probabilidad 0,4 de pertenecer al conjunto {floración, llenado de grano} en el horizonte principal (0,2 en el temprano). Se aplica una prueba binomial exacta unilateral sobre las campañas externas: con cinco campañas, p = 0,010 si las cinco concuerdan y p = 0,087 si lo hacen cuatro. Como análisis secundario se reporta si la proporción de contribución agregada de floración y llenado de grano supera 0,40, con intervalo por campañas. La coincidencia no se interpretará como evidencia causal, sino como concordancia entre la explicación del modelo y el referente agronómico.</w:t>
      </w:r>
    </w:p>
    <w:p w:rsidR="006834F8" w:rsidRPr="00930053" w:rsidRDefault="00000000">
      <w:r>
        <w:t>HE2 se considerará respaldada únicamente si se cumple el criterio primario de concordancia agronómica; la estabilidad y la fidelidad se reportan como criterios secundarios</w:t>
      </w:r>
      <w:del w:id="9048" w:author="Claude (propuesta de coherencia)" w:date="2026-10-17T12:00:00Z">
        <w:r>
          <w:delText>, con su magnitud e intervalo. La corrección secuencial de Holm se aplicará a la familia de contrastes secundarios (estabilidad y fidelidad).</w:delText>
        </w:r>
      </w:del>
      <w:ins w:id="9049" w:author="Claude (propuesta de coherencia)" w:date="2026-10-17T12:00:00Z">
        <w:r>
          <w:t xml:space="preserve"> y descriptivos, sin valor p ni corrección por multiplicidad: no deciden HE2.</w:t>
        </w:r>
      </w:ins>
      <w:r>
        <w:t xml:space="preserve"> Las comparaciones múltiples entre todos los algoritmos se considerarán exploratorias.</w:t>
      </w:r>
    </w:p>
    <w:p w:rsidR="006834F8" w:rsidRPr="00930053" w:rsidRDefault="00000000">
      <w:pPr>
        <w:pStyle w:val="Ttulo2"/>
      </w:pPr>
      <w:bookmarkStart w:id="70" w:name="_Toc236574078"/>
      <w:r>
        <w:t>3.4 Identificación de las variables</w:t>
      </w:r>
      <w:bookmarkEnd w:id="70"/>
    </w:p>
    <w:p w:rsidR="006834F8" w:rsidRPr="00930053" w:rsidRDefault="00000000">
      <w:r>
        <w:t xml:space="preserve">Para efectos de la matriz institucional, la variable independiente (X) es el modelo CNN-1D interpretable con SHAP, conformado por las dimensiones X1, modelado temporal mediante CNN-1D (el modelo), y X2, explicabilidad mediante SHAP (la herramienta de interpretabilidad que se aplica al modelo ya ajustado). La variable dependiente (Y) es la predicción del rendimiento de quinua, con las dimensiones Y1, exactitud predictiva, y Y2, interpretabilidad de la predicción.</w:t>
      </w:r>
    </w:p>
    <w:p w:rsidR="006834F8" w:rsidRPr="00930053" w:rsidRDefault="00000000">
      <w:r>
        <w:t xml:space="preserve">Esta clasificación institucional no debe confundirse con la estructura del experimento computacional. El artefacto CNN-1D con SHAP constituye el objeto tecnológico de la </w:t>
        <w:lastRenderedPageBreak/>
        <w:t xml:space="preserve">investigación; el elemento que adopta diferentes niveles y se manipula en la evaluación es el factor experimental algoritmo de predicción. El rendimiento oficial en kg/ha es la variable objetivo del dominio, mientras que RMSE, MAE, rRMSE, R² y las medidas de estabilidad, fidelidad y concordancia son variables de respuesta. Las variables agroclimáticas y espectrales son predictores de entrada y se operacionalizan por separado.</w:t>
      </w:r>
    </w:p>
    <w:p w:rsidR="006834F8" w:rsidRPr="00930053" w:rsidRDefault="00000000">
      <w:pPr>
        <w:keepNext/>
      </w:pPr>
      <w:r>
        <w:rPr>
          <w:b/>
        </w:rPr>
        <w:t>Tabla 1</w:t>
      </w:r>
    </w:p>
    <w:p w:rsidR="006834F8" w:rsidRPr="00930053" w:rsidRDefault="00000000">
      <w:pPr>
        <w:keepNext/>
      </w:pPr>
      <w:r>
        <w:rPr>
          <w:i/>
        </w:rPr>
        <w:t xml:space="preserve">Factor experimental, benchmarks y variables de respuesta</w:t>
      </w:r>
    </w:p>
    <w:tbl>
      <w:tblPr>
        <w:tblStyle w:val="Tablaconcuadrcula1clara"/>
        <w:tblW w:w="9698" w:type="dxa"/>
        <w:tblLayout w:type="fixed"/>
        <w:tblLook w:val="04A0" w:firstRow="1" w:lastRow="0" w:firstColumn="1" w:lastColumn="0" w:noHBand="0" w:noVBand="1"/>
      </w:tblPr>
      <w:tblGrid>
        <w:gridCol w:w="2425"/>
        <w:gridCol w:w="2425"/>
        <w:gridCol w:w="2425"/>
        <w:gridCol w:w="2423"/>
      </w:tblGrid>
      <w:tr w:rsidR="006834F8" w:rsidRPr="00930053" w:rsidTr="00082505">
        <w:trPr>
          <w:cnfStyle w:val="100000000000" w:firstRow="1" w:lastRow="0" w:firstColumn="0" w:lastColumn="0" w:oddVBand="0" w:evenVBand="0" w:oddHBand="0" w:evenHBand="0" w:firstRowFirstColumn="0" w:firstRowLastColumn="0" w:lastRowFirstColumn="0" w:lastRowLastColumn="0"/>
          <w:cantSplit/>
          <w:trHeight w:val="281"/>
          <w:tblHeader/>
        </w:trPr>
        <w:tc>
          <w:tcPr>
            <w:cnfStyle w:val="001000000000" w:firstRow="0" w:lastRow="0" w:firstColumn="1" w:lastColumn="0" w:oddVBand="0" w:evenVBand="0" w:oddHBand="0" w:evenHBand="0" w:firstRowFirstColumn="0" w:firstRowLastColumn="0" w:lastRowFirstColumn="0" w:lastRowLastColumn="0"/>
            <w:tcW w:w="2425" w:type="dxa"/>
            <w:tcBorders>
              <w:bottom w:val="single" w:sz="12" w:space="0" w:color="666666"/>
            </w:tcBorders>
          </w:tcPr>
          <w:p w:rsidR="006834F8" w:rsidRPr="00930053" w:rsidRDefault="00000000">
            <w:pPr>
              <w:spacing w:after="0"/>
              <w:rPr>
                <w:b w:val="0"/>
                <w:bCs w:val="0"/>
                <w:sz w:val="20"/>
                <w:szCs w:val="20"/>
              </w:rPr>
            </w:pPr>
            <w:r>
              <w:rPr>
                <w:sz w:val="20"/>
                <w:szCs w:val="20"/>
              </w:rPr>
              <w:t>Elemento</w:t>
            </w:r>
          </w:p>
        </w:tc>
        <w:tc>
          <w:tcPr>
            <w:tcW w:w="2425"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Definición</w:t>
            </w:r>
          </w:p>
        </w:tc>
        <w:tc>
          <w:tcPr>
            <w:tcW w:w="2425"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Niveles o indicadores</w:t>
            </w:r>
          </w:p>
        </w:tc>
        <w:tc>
          <w:tcPr>
            <w:tcW w:w="2423"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Escala</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Factor experimental</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Algoritmo ajustable aplicado sobre las mismas particiones y con un presupuesto de optimización equiparado.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CNN-1D, Elastic-Net, Random Forest, XGBoost y SVR.</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Nominal, cinco niveles</w:t>
            </w:r>
          </w:p>
        </w:tc>
      </w:tr>
      <w:tr w:rsidR="006834F8" w:rsidRPr="00930053" w:rsidTr="00082505">
        <w:trPr>
          <w:cantSplit/>
          <w:trHeight w:val="564"/>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Benchmarks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Reglas predictivas de referencia que no se consideran niveles adicionales del factor experimental.</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B1: media histórica provincial; B2: línea base provincial; B3: regresión simple con NDVI máximo; B4: persistencia de la última campaña.</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Cuatro referencias independientes</w:t>
            </w:r>
          </w:p>
        </w:tc>
      </w:tr>
      <w:tr w:rsidR="006834F8" w:rsidRPr="00930053" w:rsidTr="00082505">
        <w:trPr>
          <w:cantSplit/>
          <w:trHeight w:val="281"/>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Respuesta 1</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Exactitud predictiva en campañas externas.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RMSE, MAE, rRMSE y R² fuera de muestra.</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Cuantitativa continua</w:t>
            </w:r>
          </w:p>
        </w:tc>
      </w:tr>
      <w:tr w:rsidR="006834F8" w:rsidRPr="00930053" w:rsidTr="00082505">
        <w:trPr>
          <w:cantSplit/>
          <w:trHeight w:val="564"/>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Respuesta 2</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Estabilidad de las explicaciones entre campañas externas.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W de Kendall y estabilidad de las tres fases principales corregida por azar; </w:t>
            </w:r>
            <w:del w:id="9063" w:author="Claude (propuesta de coherencia)" w:date="2026-10-17T12:00:00Z">
              <w:r>
                <w:rPr>
                  <w:sz w:val="20"/>
                  <w:szCs w:val="20"/>
                </w:rPr>
                <w:delText>valor p de permutación.</w:delText>
              </w:r>
            </w:del>
            <w:ins w:id="9064" w:author="Claude (propuesta de coherencia)" w:date="2026-10-17T12:00:00Z">
              <w:r>
                <w:rPr>
                  <w:sz w:val="20"/>
                  <w:szCs w:val="20"/>
                </w:rPr>
                <w:t>cifras descriptivas, sin valor p.</w:t>
              </w:r>
            </w:ins>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Índices continuos de 0 a 1</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Respuesta 3</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Fidelidad y concordancia agronómica de las explicaciones.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Aumento del RMSE por oclusión de cada fase; rango de la fase de mayor contribución; fase de máxima contribución.</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y nominal dicotómica</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Controles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Fuentes de variación mantenidas constantes o estimadas únicamente con los datos de entrenamiento.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Particiones, presupuesto de ajuste, transformaciones, semillas, versiones de software y horizonte de pronóstico.</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aplica</w:t>
            </w:r>
          </w:p>
        </w:tc>
      </w:tr>
      <w:tr w:rsidR="006834F8" w:rsidRPr="00930053" w:rsidTr="00082505">
        <w:trPr>
          <w:cantSplit/>
          <w:trHeight w:val="550"/>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Variable objetivo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Magnitud agrícola que el modelo busca predecir.</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Rendimiento de quinua en kg/ha y anomalía respecto de la línea base provincial.</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para el nivel; intervalo para la anomalía</w:t>
            </w:r>
          </w:p>
        </w:tc>
      </w:tr>
    </w:tbl>
    <w:p w:rsidR="006834F8" w:rsidRPr="00930053" w:rsidRDefault="00000000">
      <w:r>
        <w:lastRenderedPageBreak/>
        <w:t xml:space="preserve">Nota. La variable independiente y la variable dependiente corresponden a la matriz institucional. El factor algoritmo, los benchmarks y las variables de respuesta describen la evaluación empírica del artefacto. Los hiperparámetros son especificaciones del diseño y no dimensiones de X.</w:t>
      </w:r>
    </w:p>
    <w:p w:rsidR="006834F8" w:rsidRPr="00930053" w:rsidRDefault="00000000">
      <w:pPr>
        <w:pStyle w:val="Ttulo2"/>
      </w:pPr>
      <w:bookmarkStart w:id="71" w:name="_Toc236574079"/>
      <w:r>
        <w:t>3.5 Operacionalización de las variables</w:t>
      </w:r>
      <w:bookmarkEnd w:id="71"/>
    </w:p>
    <w:p w:rsidR="006834F8" w:rsidRPr="00930053" w:rsidRDefault="00000000">
      <w:r>
        <w:t>La operacionalización traduce las variables conceptuales en dimensiones, indicadores y escalas observables. Las dimensiones X1, X2, Y1 y Y2 se derivan de las bases teóricas desarrolladas en el Capítulo 2 y no de una descomposición arbitraria. Las definiciones conceptuales se sustentan en literatura especializada, mientras que las definiciones operacionales precisan cómo se implementará o medirá cada variable en esta investigación, en concordancia con Arias Gonzáles et al. (2022) y Hernández-Sampieri y Mendoza (2018). La matriz completa se presenta en el Anexo 01.</w:t>
      </w:r>
    </w:p>
    <w:p w:rsidR="006834F8" w:rsidRPr="00930053" w:rsidRDefault="00000000">
      <w:pPr>
        <w:pStyle w:val="Ttulo2"/>
      </w:pPr>
      <w:bookmarkStart w:id="72" w:name="_Toc236574080"/>
      <w:r>
        <w:t>3.6 Matriz de consistencia</w:t>
      </w:r>
      <w:bookmarkEnd w:id="72"/>
    </w:p>
    <w:p w:rsidR="006834F8" w:rsidRPr="00930053" w:rsidRDefault="00000000">
      <w:r>
        <w:t>La matriz de consistencia verifica la correspondencia entre el título, el problema general, el objetivo general, la hipótesis general, las variables y sus dimensiones. En el nivel específico, PE1, OE1 y HE1 vinculan X1 con Y1; PE2, OE2 y HE2 vinculan X2 con Y2. Los componentes estadísticos HE1a-HE1b y HE2a-HE2c operacionalizan las hipótesis específicas sin crear nuevos problemas u objetivos. La matriz se presenta en el Anexo 02 y debe reproducir literalmente las denominaciones utilizadas en los capítulos 1, 2, 3 y 4.</w:t>
        <w:br w:type="page"/>
      </w:r>
    </w:p>
    <w:p w:rsidR="006834F8" w:rsidRPr="00930053" w:rsidRDefault="00000000">
      <w:pPr>
        <w:pStyle w:val="Ttulo1"/>
        <w:spacing w:before="0"/>
      </w:pPr>
      <w:bookmarkStart w:id="73" w:name="_Toc236500875"/>
      <w:bookmarkStart w:id="74" w:name="_Toc236574081"/>
      <w:r>
        <w:rPr>
          <w:sz w:val="24"/>
          <w:szCs w:val="24"/>
        </w:rPr>
        <w:lastRenderedPageBreak/>
        <w:t>CAPÍTULO 4: METODOLOGÍA</w:t>
      </w:r>
      <w:bookmarkEnd w:id="73"/>
      <w:bookmarkEnd w:id="74"/>
    </w:p>
    <w:p w:rsidR="006834F8" w:rsidRPr="00930053" w:rsidRDefault="00000000">
      <w:pPr>
        <w:pStyle w:val="Ttulo2"/>
        <w:keepNext/>
      </w:pPr>
      <w:bookmarkStart w:id="75" w:name="_Toc236574082"/>
      <w:r>
        <w:rPr>
          <w:sz w:val="24"/>
        </w:rPr>
        <w:t>4.1 Enfoque, finalidad, nivel y orientación de la investigación</w:t>
      </w:r>
      <w:bookmarkEnd w:id="75"/>
    </w:p>
    <w:p w:rsidR="006834F8" w:rsidRPr="00930053" w:rsidRDefault="00000000">
      <w:pPr>
        <w:spacing w:after="0"/>
        <w:ind w:firstLine="425"/>
      </w:pPr>
      <w:r>
        <w:t>La investigación seguirá un enfoque cuantitativo, porque utilizará datos numéricos, métricas de error y procedimientos estadísticos para contrastar las hipótesis. Por su finalidad será aplicada, debido a que empleará conocimientos existentes de aprendizaje profundo, teledetección e inteligencia artificial explicable para desarrollar y evaluar una solución orientada a la predicción del rendimiento de quinua (Arias Gonzáles et al., 2022).</w:t>
      </w:r>
    </w:p>
    <w:p w:rsidR="006834F8" w:rsidRPr="00930053" w:rsidRDefault="00000000">
      <w:pPr>
        <w:spacing w:after="0"/>
        <w:ind w:firstLine="425"/>
      </w:pPr>
      <w:r>
        <w:t>De acuerdo con su propósito analítico, el estudio será de nivel predictivo, porque construirá y evaluará un modelo destinado a estimar una variable cuantitativa no observada (Supo Condori y Zacarías, 2024). En la taxonomía de Hernández-Sampieri y Mendoza (2018), la relación entre los predictores agroclimáticos y espectrales y el rendimiento tendrá alcance correlacional, sin pretensión de establecer causalidad. Desde la Ingeniería de Sistemas, la investigación tendrá orientación tecnológica, ya que su producto será un artefacto computacional verificable.</w:t>
      </w:r>
    </w:p>
    <w:p w:rsidR="006834F8" w:rsidRPr="00930053" w:rsidRDefault="00000000">
      <w:pPr>
        <w:spacing w:after="0"/>
        <w:ind w:firstLine="425"/>
      </w:pPr>
      <w:r>
        <w:t>La lógica general será hipotético-deductiva: las proposiciones derivadas del marco teórico se traducirán en hipótesis contrastables. El desarrollo del artefacto se organizará mediante ciencias del diseño y su evaluación mediante experimentación computacional comparativa.</w:t>
      </w:r>
    </w:p>
    <w:p w:rsidR="006834F8" w:rsidRPr="00930053" w:rsidRDefault="00000000">
      <w:pPr>
        <w:pStyle w:val="Ttulo2"/>
        <w:keepNext/>
      </w:pPr>
      <w:bookmarkStart w:id="76" w:name="_Toc236574083"/>
      <w:r>
        <w:rPr>
          <w:sz w:val="24"/>
        </w:rPr>
        <w:t>4.2 Encuadre en la investigación en ciencias del diseño</w:t>
      </w:r>
      <w:bookmarkEnd w:id="76"/>
    </w:p>
    <w:p w:rsidR="006834F8" w:rsidRPr="00930053" w:rsidRDefault="00000000">
      <w:pPr>
        <w:spacing w:after="0"/>
        <w:ind w:firstLine="425"/>
      </w:pPr>
      <w:r>
        <w:t xml:space="preserve">El artefacto será desarrollado bajo el paradigma de ciencias del diseño. Hevner et al. (2004) sustentan la construcción y evaluación rigurosa de artefactos orientados a resolver problemas relevantes, mientras que Hevner (2007) articula los ciclos de relevancia, rigor y diseño. En esta investigación, el ciclo de relevancia se vinculará con la necesidad de anticipar el rendimiento de quinua; el ciclo de rigor, con los antecedentes y fundamentos científicos; y el ciclo de diseño, con la construcción, demostración y evaluación iterativa del modelo.</w:t>
      </w:r>
    </w:p>
    <w:p w:rsidR="006834F8" w:rsidRPr="00930053" w:rsidRDefault="00000000">
      <w:pPr>
        <w:spacing w:after="0"/>
        <w:ind w:firstLine="425"/>
      </w:pPr>
      <w:r>
        <w:t xml:space="preserve">La secuencia de trabajo se organizará con la metodología DSRM de Peffers et al. (2007). Las actividades de diseño y desarrollo, demostración y evaluación se ejecutarán según el modelo de proceso CRISP-ML(Q) de Studer et al. (2021), cuyas fases y controles de calidad se asocian con las secciones del proyecto en la Tabla 2. La evaluación se instrumentará mediante un experimento computacional comparativo en el que los algoritmos se aplicarán a las mismas campañas externas, con idénticos procedimientos de preprocesamiento y condiciones equivalentes de optimización. Esta evaluación no modifica las condiciones agroclimáticas observadas; manipula únicamente el tratamiento algorítmico.</w:t>
      </w:r>
    </w:p>
    <w:p w:rsidR="006834F8" w:rsidRPr="00930053" w:rsidRDefault="00000000">
      <w:pPr>
        <w:spacing w:after="0"/>
        <w:ind w:firstLine="425"/>
      </w:pPr>
      <w:r>
        <w:t xml:space="preserve">La adopción de CRISP-ML(Q) se adapta al alcance de la tesis. La fase de comprensión del negocio y de los datos se materializa en la auditoría de cobertura y elegibilidad (hito H1); la preparación de datos, en la máscara agrícola, la alineación fenológica y el preprocesamiento; el modelado, en la implementación de la CNN-1D, los comparadores y SHAP, junto con el ensayo piloto (hito H2); y la evaluación, en los contrastes de exactitud y de calidad de las explicaciones. El despliegue se interpreta como empaquetado reproducible del artefacto (sección 4.18), y la fase de monitoreo y mantenimiento queda fuera del alcance porque el modelo no se pondrá en operación. Los riesgos y medidas de control que CRISP-ML(Q) exige en cada fase corresponden a los registrados en las Tablas 6 y 10.</w:t>
      </w:r>
    </w:p>
    <w:p w:rsidR="006834F8" w:rsidRPr="00930053" w:rsidRDefault="00000000">
      <w:pPr>
        <w:keepNext/>
        <w:spacing w:before="240" w:after="0"/>
      </w:pPr>
      <w:r>
        <w:rPr>
          <w:b/>
        </w:rPr>
        <w:t>Tabla 2</w:t>
      </w:r>
    </w:p>
    <w:p w:rsidR="006834F8" w:rsidRPr="00930053" w:rsidRDefault="00000000">
      <w:pPr>
        <w:keepNext/>
        <w:spacing w:after="100"/>
      </w:pPr>
      <w:r>
        <w:rPr>
          <w:i/>
        </w:rPr>
        <w:t xml:space="preserve">Mapeo de las actividades del DSRM y de las fases de CRISP-ML(Q) a las secciones del proyecto</w:t>
      </w:r>
    </w:p>
    <w:tbl>
      <w:tblPr>
        <w:tblW w:w="9532" w:type="dxa"/>
        <w:jc w:val="center"/>
        <w:tblLayout w:type="fixed"/>
        <w:tblCellMar>
          <w:top w:w="50" w:type="dxa"/>
          <w:left w:w="70" w:type="dxa"/>
          <w:bottom w:w="50" w:type="dxa"/>
          <w:right w:w="70" w:type="dxa"/>
        </w:tblCellMar>
        <w:tblLook w:val="04A0" w:firstRow="1" w:lastRow="0" w:firstColumn="1" w:lastColumn="0" w:noHBand="0" w:noVBand="1"/>
      </w:tblPr>
      <w:tblGrid>
        <w:gridCol w:w="1950"/>
        <w:gridCol w:w="2000"/>
        <w:gridCol w:w="2232"/>
        <w:gridCol w:w="1450"/>
        <w:gridCol w:w="1900"/>
      </w:tblGrid>
      <w:tr w:rsidR="006834F8" w:rsidRPr="00930053" w:rsidTr="00082505">
        <w:trPr>
          <w:trHeight w:val="219"/>
          <w:tblHeader/>
          <w:jc w:val="center"/>
        </w:trPr>
        <w:tc>
          <w:tcPr>
            <w:tcW w:w="1950" w:type="dxa"/>
            <w:shd w:val="clear" w:color="auto" w:fill="D9E2F3"/>
            <w:vAlign w:val="center"/>
          </w:tcPr>
          <w:p w:rsidR="006834F8" w:rsidRPr="00930053" w:rsidRDefault="00000000">
            <w:pPr>
              <w:spacing w:after="0" w:line="240" w:lineRule="auto"/>
              <w:jc w:val="left"/>
              <w:rPr>
                <w:sz w:val="20"/>
                <w:szCs w:val="28"/>
              </w:rPr>
            </w:pPr>
            <w:r>
              <w:rPr>
                <w:b/>
                <w:sz w:val="20"/>
                <w:szCs w:val="28"/>
              </w:rPr>
              <w:t>Actividad DSRM</w:t>
            </w:r>
          </w:p>
        </w:tc>
        <w:tc>
          <w:tcPr>
            <w:tcW w:w="2000" w:type="dxa"/>
            <w:shd w:val="clear" w:color="auto" w:fill="D9E2F3"/>
            <w:vAlign w:val="center"/>
          </w:tcPr>
          <w:p w:rsidR="006834F8" w:rsidRPr="00930053" w:rsidRDefault="00000000">
            <w:pPr>
              <w:spacing w:after="0" w:line="240" w:lineRule="auto"/>
              <w:jc w:val="left"/>
              <w:rPr>
                <w:sz w:val="20"/>
                <w:szCs w:val="28"/>
              </w:rPr>
            </w:pPr>
            <w:r>
              <w:rPr>
                <w:b/>
                <w:sz w:val="20"/>
                <w:szCs w:val="28"/>
              </w:rPr>
              <w:t xml:space="preserve">Fase CRISP-ML(Q)</w:t>
            </w:r>
          </w:p>
        </w:tc>
        <w:tc>
          <w:tcPr>
            <w:tcW w:w="2232" w:type="dxa"/>
            <w:shd w:val="clear" w:color="auto" w:fill="D9E2F3"/>
            <w:vAlign w:val="center"/>
          </w:tcPr>
          <w:p w:rsidR="006834F8" w:rsidRPr="00930053" w:rsidRDefault="00000000">
            <w:pPr>
              <w:spacing w:after="0" w:line="240" w:lineRule="auto"/>
              <w:jc w:val="left"/>
              <w:rPr>
                <w:sz w:val="20"/>
                <w:szCs w:val="28"/>
              </w:rPr>
            </w:pPr>
            <w:r>
              <w:rPr>
                <w:b/>
                <w:sz w:val="20"/>
                <w:szCs w:val="28"/>
              </w:rPr>
              <w:t>Aplicación en la investigación</w:t>
            </w:r>
          </w:p>
        </w:tc>
        <w:tc>
          <w:tcPr>
            <w:tcW w:w="1450" w:type="dxa"/>
            <w:shd w:val="clear" w:color="auto" w:fill="D9E2F3"/>
            <w:vAlign w:val="center"/>
          </w:tcPr>
          <w:p w:rsidR="006834F8" w:rsidRPr="00930053" w:rsidRDefault="00000000">
            <w:pPr>
              <w:spacing w:after="0" w:line="240" w:lineRule="auto"/>
              <w:jc w:val="left"/>
              <w:rPr>
                <w:sz w:val="20"/>
                <w:szCs w:val="28"/>
              </w:rPr>
            </w:pPr>
            <w:r>
              <w:rPr>
                <w:b/>
                <w:sz w:val="20"/>
                <w:szCs w:val="28"/>
              </w:rPr>
              <w:t>Sección</w:t>
            </w:r>
          </w:p>
        </w:tc>
        <w:tc>
          <w:tcPr>
            <w:tcW w:w="1900" w:type="dxa"/>
            <w:shd w:val="clear" w:color="auto" w:fill="D9E2F3"/>
            <w:vAlign w:val="center"/>
          </w:tcPr>
          <w:p w:rsidR="006834F8" w:rsidRPr="00930053" w:rsidRDefault="00000000">
            <w:pPr>
              <w:spacing w:after="0" w:line="240" w:lineRule="auto"/>
              <w:jc w:val="left"/>
              <w:rPr>
                <w:sz w:val="20"/>
                <w:szCs w:val="28"/>
              </w:rPr>
            </w:pPr>
            <w:r>
              <w:rPr>
                <w:b/>
                <w:sz w:val="20"/>
                <w:szCs w:val="28"/>
              </w:rPr>
              <w:t>Producto verificable</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lastRenderedPageBreak/>
              <w:t>1. Identificación del problema y motivación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 (planteamiento del proyecto)</w:t>
            </w:r>
          </w:p>
        </w:tc>
        <w:tc>
          <w:tcPr>
            <w:tcW w:w="2232" w:type="dxa"/>
            <w:vAlign w:val="center"/>
          </w:tcPr>
          <w:p w:rsidR="006834F8" w:rsidRPr="00930053" w:rsidRDefault="00000000">
            <w:pPr>
              <w:spacing w:after="0" w:line="240" w:lineRule="auto"/>
              <w:jc w:val="left"/>
              <w:rPr>
                <w:sz w:val="20"/>
                <w:szCs w:val="28"/>
              </w:rPr>
            </w:pPr>
            <w:r>
              <w:rPr>
                <w:sz w:val="20"/>
                <w:szCs w:val="28"/>
              </w:rPr>
              <w:t>Situación problemática, actores, consecuencias y brecha de conocimiento.</w:t>
            </w:r>
          </w:p>
        </w:tc>
        <w:tc>
          <w:tcPr>
            <w:tcW w:w="1450" w:type="dxa"/>
            <w:vAlign w:val="center"/>
          </w:tcPr>
          <w:p w:rsidR="006834F8" w:rsidRPr="00930053" w:rsidRDefault="00000000">
            <w:pPr>
              <w:spacing w:after="0" w:line="240" w:lineRule="auto"/>
              <w:jc w:val="left"/>
              <w:rPr>
                <w:sz w:val="20"/>
                <w:szCs w:val="28"/>
              </w:rPr>
            </w:pPr>
            <w:r>
              <w:rPr>
                <w:sz w:val="20"/>
                <w:szCs w:val="28"/>
              </w:rPr>
              <w:t>1.1, 1.2, 2.1, 2.2</w:t>
            </w:r>
          </w:p>
        </w:tc>
        <w:tc>
          <w:tcPr>
            <w:tcW w:w="1900" w:type="dxa"/>
            <w:vAlign w:val="center"/>
          </w:tcPr>
          <w:p w:rsidR="006834F8" w:rsidRPr="00930053" w:rsidRDefault="00000000">
            <w:pPr>
              <w:spacing w:after="0" w:line="240" w:lineRule="auto"/>
              <w:jc w:val="left"/>
              <w:rPr>
                <w:sz w:val="20"/>
                <w:szCs w:val="28"/>
              </w:rPr>
            </w:pPr>
            <w:r>
              <w:rPr>
                <w:sz w:val="20"/>
                <w:szCs w:val="28"/>
              </w:rPr>
              <w:t>Planteamiento y revisión de antecedentes.</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2. Definición de los objetivos de la solución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F1. Comprensión del negocio y de los datos: criterios de éxito y auditoría H1.</w:t>
            </w:r>
          </w:p>
        </w:tc>
        <w:tc>
          <w:tcPr>
            <w:tcW w:w="2232" w:type="dxa"/>
            <w:vAlign w:val="center"/>
          </w:tcPr>
          <w:p w:rsidR="006834F8" w:rsidRPr="00930053" w:rsidRDefault="00000000">
            <w:pPr>
              <w:spacing w:after="0" w:line="240" w:lineRule="auto"/>
              <w:jc w:val="left"/>
              <w:rPr>
                <w:sz w:val="20"/>
                <w:szCs w:val="28"/>
              </w:rPr>
            </w:pPr>
            <w:r>
              <w:rPr>
                <w:sz w:val="20"/>
                <w:szCs w:val="28"/>
              </w:rPr>
              <w:t>Problemas, objetivos, hipótesis y criterios de evaluación.</w:t>
            </w:r>
          </w:p>
        </w:tc>
        <w:tc>
          <w:tcPr>
            <w:tcW w:w="1450" w:type="dxa"/>
            <w:vAlign w:val="center"/>
          </w:tcPr>
          <w:p w:rsidR="006834F8" w:rsidRPr="00930053" w:rsidRDefault="00000000">
            <w:pPr>
              <w:spacing w:after="0" w:line="240" w:lineRule="auto"/>
              <w:jc w:val="left"/>
              <w:rPr>
                <w:sz w:val="20"/>
                <w:szCs w:val="28"/>
              </w:rPr>
            </w:pPr>
            <w:r>
              <w:rPr>
                <w:sz w:val="20"/>
                <w:szCs w:val="28"/>
              </w:rPr>
              <w:t>1.2, 1.4, 3.1-3.3</w:t>
            </w:r>
          </w:p>
        </w:tc>
        <w:tc>
          <w:tcPr>
            <w:tcW w:w="1900" w:type="dxa"/>
            <w:vAlign w:val="center"/>
          </w:tcPr>
          <w:p w:rsidR="006834F8" w:rsidRPr="00930053" w:rsidRDefault="00000000">
            <w:pPr>
              <w:spacing w:after="0" w:line="240" w:lineRule="auto"/>
              <w:jc w:val="left"/>
              <w:rPr>
                <w:sz w:val="20"/>
                <w:szCs w:val="28"/>
              </w:rPr>
            </w:pPr>
            <w:r>
              <w:rPr>
                <w:sz w:val="20"/>
                <w:szCs w:val="28"/>
              </w:rPr>
              <w:t>Matrices de operacionalización y consistencia.</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3. Diseño y desarrollo</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F2. Preparación de datos; F3. Modelado.</w:t>
            </w:r>
          </w:p>
        </w:tc>
        <w:tc>
          <w:tcPr>
            <w:tcW w:w="2232" w:type="dxa"/>
            <w:vAlign w:val="center"/>
          </w:tcPr>
          <w:p w:rsidR="006834F8" w:rsidRPr="00930053" w:rsidRDefault="00000000">
            <w:pPr>
              <w:spacing w:after="0" w:line="240" w:lineRule="auto"/>
              <w:jc w:val="left"/>
              <w:rPr>
                <w:sz w:val="20"/>
                <w:szCs w:val="28"/>
              </w:rPr>
            </w:pPr>
            <w:r>
              <w:rPr>
                <w:sz w:val="20"/>
                <w:szCs w:val="28"/>
              </w:rPr>
              <w:t>Construcción de datos, máscara, alineación temporal, CNN-1D e integración de SHAP.</w:t>
            </w:r>
          </w:p>
        </w:tc>
        <w:tc>
          <w:tcPr>
            <w:tcW w:w="1450" w:type="dxa"/>
            <w:vAlign w:val="center"/>
          </w:tcPr>
          <w:p w:rsidR="006834F8" w:rsidRPr="00930053" w:rsidRDefault="00000000">
            <w:pPr>
              <w:spacing w:after="0" w:line="240" w:lineRule="auto"/>
              <w:jc w:val="left"/>
              <w:rPr>
                <w:sz w:val="20"/>
                <w:szCs w:val="28"/>
              </w:rPr>
            </w:pPr>
            <w:r>
              <w:rPr>
                <w:sz w:val="20"/>
                <w:szCs w:val="28"/>
              </w:rPr>
              <w:t>4.9-4.12</w:t>
            </w:r>
          </w:p>
        </w:tc>
        <w:tc>
          <w:tcPr>
            <w:tcW w:w="1900" w:type="dxa"/>
            <w:vAlign w:val="center"/>
          </w:tcPr>
          <w:p w:rsidR="006834F8" w:rsidRPr="00930053" w:rsidRDefault="00000000">
            <w:pPr>
              <w:spacing w:after="0" w:line="240" w:lineRule="auto"/>
              <w:jc w:val="left"/>
              <w:rPr>
                <w:sz w:val="20"/>
                <w:szCs w:val="28"/>
              </w:rPr>
            </w:pPr>
            <w:r>
              <w:rPr>
                <w:sz w:val="20"/>
                <w:szCs w:val="28"/>
              </w:rPr>
              <w:t>Conjunto de datos, código y configuración del artefacto.</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4. Demostración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F3. Modelado: ensayo piloto y preespecificación (H2).</w:t>
            </w:r>
          </w:p>
        </w:tc>
        <w:tc>
          <w:tcPr>
            <w:tcW w:w="2232" w:type="dxa"/>
            <w:vAlign w:val="center"/>
          </w:tcPr>
          <w:p w:rsidR="006834F8" w:rsidRPr="00930053" w:rsidRDefault="00000000">
            <w:pPr>
              <w:spacing w:after="0" w:line="240" w:lineRule="auto"/>
              <w:jc w:val="left"/>
              <w:rPr>
                <w:sz w:val="20"/>
                <w:szCs w:val="28"/>
              </w:rPr>
            </w:pPr>
            <w:r>
              <w:rPr>
                <w:sz w:val="20"/>
                <w:szCs w:val="28"/>
              </w:rPr>
              <w:t>Ejecución de extremo a extremo y ensayo piloto.</w:t>
            </w:r>
          </w:p>
        </w:tc>
        <w:tc>
          <w:tcPr>
            <w:tcW w:w="1450" w:type="dxa"/>
            <w:vAlign w:val="center"/>
          </w:tcPr>
          <w:p w:rsidR="006834F8" w:rsidRPr="00930053" w:rsidRDefault="00000000">
            <w:pPr>
              <w:spacing w:after="0" w:line="240" w:lineRule="auto"/>
              <w:jc w:val="left"/>
              <w:rPr>
                <w:sz w:val="20"/>
                <w:szCs w:val="28"/>
              </w:rPr>
            </w:pPr>
            <w:r>
              <w:rPr>
                <w:sz w:val="20"/>
                <w:szCs w:val="28"/>
              </w:rPr>
              <w:t>4.12</w:t>
            </w:r>
          </w:p>
        </w:tc>
        <w:tc>
          <w:tcPr>
            <w:tcW w:w="1900" w:type="dxa"/>
            <w:vAlign w:val="center"/>
          </w:tcPr>
          <w:p w:rsidR="006834F8" w:rsidRPr="00930053" w:rsidRDefault="00000000">
            <w:pPr>
              <w:spacing w:after="0" w:line="240" w:lineRule="auto"/>
              <w:jc w:val="left"/>
              <w:rPr>
                <w:sz w:val="20"/>
                <w:szCs w:val="28"/>
              </w:rPr>
            </w:pPr>
            <w:r>
              <w:rPr>
                <w:sz w:val="20"/>
                <w:szCs w:val="28"/>
              </w:rPr>
              <w:t>Ejecución funcional y registro de preespecificación.</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5. Evaluación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F4. Evaluación.</w:t>
            </w:r>
          </w:p>
        </w:tc>
        <w:tc>
          <w:tcPr>
            <w:tcW w:w="2232" w:type="dxa"/>
            <w:vAlign w:val="center"/>
          </w:tcPr>
          <w:p w:rsidR="006834F8" w:rsidRPr="00930053" w:rsidRDefault="00000000">
            <w:pPr>
              <w:spacing w:after="0" w:line="240" w:lineRule="auto"/>
              <w:jc w:val="left"/>
              <w:rPr>
                <w:sz w:val="20"/>
                <w:szCs w:val="28"/>
              </w:rPr>
            </w:pPr>
            <w:r>
              <w:rPr>
                <w:sz w:val="20"/>
                <w:szCs w:val="28"/>
              </w:rPr>
              <w:t>Exactitud predictiva, estabilidad, fidelidad, concordancia y amenazas a la validez.</w:t>
            </w:r>
          </w:p>
        </w:tc>
        <w:tc>
          <w:tcPr>
            <w:tcW w:w="1450" w:type="dxa"/>
            <w:vAlign w:val="center"/>
          </w:tcPr>
          <w:p w:rsidR="006834F8" w:rsidRPr="00930053" w:rsidRDefault="00000000">
            <w:pPr>
              <w:spacing w:after="0" w:line="240" w:lineRule="auto"/>
              <w:jc w:val="left"/>
              <w:rPr>
                <w:sz w:val="20"/>
                <w:szCs w:val="28"/>
              </w:rPr>
            </w:pPr>
            <w:r>
              <w:rPr>
                <w:sz w:val="20"/>
                <w:szCs w:val="28"/>
              </w:rPr>
              <w:t>4.12-4.16</w:t>
            </w:r>
          </w:p>
        </w:tc>
        <w:tc>
          <w:tcPr>
            <w:tcW w:w="1900" w:type="dxa"/>
            <w:vAlign w:val="center"/>
          </w:tcPr>
          <w:p w:rsidR="006834F8" w:rsidRPr="00930053" w:rsidRDefault="00000000">
            <w:pPr>
              <w:spacing w:after="0" w:line="240" w:lineRule="auto"/>
              <w:jc w:val="left"/>
              <w:rPr>
                <w:sz w:val="20"/>
                <w:szCs w:val="28"/>
              </w:rPr>
            </w:pPr>
            <w:r>
              <w:rPr>
                <w:sz w:val="20"/>
                <w:szCs w:val="28"/>
              </w:rPr>
              <w:t>Resultados por campaña, modelo y semilla.</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6. Comunicación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F5. Despliegue, adaptado como empaquetado reproducible; F6 fuera de alcance.</w:t>
            </w:r>
          </w:p>
        </w:tc>
        <w:tc>
          <w:tcPr>
            <w:tcW w:w="2232" w:type="dxa"/>
            <w:vAlign w:val="center"/>
          </w:tcPr>
          <w:p w:rsidR="006834F8" w:rsidRPr="00930053" w:rsidRDefault="00000000">
            <w:pPr>
              <w:spacing w:after="0" w:line="240" w:lineRule="auto"/>
              <w:jc w:val="left"/>
              <w:rPr>
                <w:sz w:val="20"/>
                <w:szCs w:val="28"/>
              </w:rPr>
            </w:pPr>
            <w:r>
              <w:rPr>
                <w:sz w:val="20"/>
                <w:szCs w:val="28"/>
              </w:rPr>
              <w:t>Redacción de tesis, artículo y documentación reproducible.</w:t>
            </w:r>
          </w:p>
        </w:tc>
        <w:tc>
          <w:tcPr>
            <w:tcW w:w="1450" w:type="dxa"/>
            <w:vAlign w:val="center"/>
          </w:tcPr>
          <w:p w:rsidR="006834F8" w:rsidRPr="00930053" w:rsidRDefault="00000000">
            <w:pPr>
              <w:spacing w:after="0" w:line="240" w:lineRule="auto"/>
              <w:jc w:val="left"/>
              <w:rPr>
                <w:sz w:val="20"/>
                <w:szCs w:val="28"/>
              </w:rPr>
            </w:pPr>
            <w:r>
              <w:rPr>
                <w:sz w:val="20"/>
                <w:szCs w:val="28"/>
              </w:rPr>
              <w:t>4.18 y Capítulo 6</w:t>
            </w:r>
          </w:p>
        </w:tc>
        <w:tc>
          <w:tcPr>
            <w:tcW w:w="1900" w:type="dxa"/>
            <w:vAlign w:val="center"/>
          </w:tcPr>
          <w:p w:rsidR="006834F8" w:rsidRPr="00930053" w:rsidRDefault="00000000">
            <w:pPr>
              <w:spacing w:after="0" w:line="240" w:lineRule="auto"/>
              <w:jc w:val="left"/>
              <w:rPr>
                <w:sz w:val="20"/>
                <w:szCs w:val="28"/>
              </w:rPr>
            </w:pPr>
            <w:r>
              <w:rPr>
                <w:sz w:val="20"/>
                <w:szCs w:val="28"/>
              </w:rPr>
              <w:t>Tesis, repositorio y publicación derivada.</w:t>
            </w:r>
          </w:p>
        </w:tc>
      </w:tr>
    </w:tbl>
    <w:p w:rsidR="006834F8" w:rsidRPr="00930053" w:rsidRDefault="00000000">
      <w:pPr>
        <w:spacing w:before="80" w:line="240" w:lineRule="auto"/>
      </w:pPr>
      <w:r>
        <w:rPr>
          <w:i/>
          <w:sz w:val="18"/>
        </w:rPr>
        <w:t xml:space="preserve">Nota. </w:t>
      </w:r>
      <w:r>
        <w:rPr>
          <w:sz w:val="18"/>
        </w:rPr>
        <w:t>Adaptado de Peffers et al. (2007) y Studer et al. (2021). La iteración entre diseño y evaluación se documentará mediante versiones del artefacto y decisiones registradas antes de la evaluación definitiva.</w:t>
      </w:r>
    </w:p>
    <w:p w:rsidR="006834F8" w:rsidRPr="00930053" w:rsidRDefault="00000000">
      <w:pPr>
        <w:pStyle w:val="Ttulo2"/>
        <w:keepNext/>
      </w:pPr>
      <w:bookmarkStart w:id="77" w:name="_Toc236574084"/>
      <w:r>
        <w:rPr>
          <w:sz w:val="24"/>
        </w:rPr>
        <w:t>4.3 Diseño de los datos y de la evaluación computacional</w:t>
      </w:r>
      <w:bookmarkEnd w:id="77"/>
    </w:p>
    <w:p w:rsidR="006834F8" w:rsidRPr="00930053" w:rsidRDefault="00000000">
      <w:pPr>
        <w:spacing w:after="0"/>
        <w:ind w:firstLine="425"/>
      </w:pPr>
      <w:r>
        <w:t>El origen de los datos será no experimental, longitudinal y retrospectivo, porque las provincias y campañas ya ocurrieron y no fueron asignadas por el investigador a condiciones climáticas o productivas (Hernández-Sampieri y Mendoza, 2018). Este diseño observacional no permite atribuir causalidad a las asociaciones aprendidas por el modelo.</w:t>
      </w:r>
    </w:p>
    <w:p w:rsidR="006834F8" w:rsidRPr="00930053" w:rsidRDefault="00000000">
      <w:pPr>
        <w:spacing w:after="0"/>
        <w:ind w:firstLine="425"/>
      </w:pPr>
      <w:r>
        <w:t xml:space="preserve">La evaluación del artefacto se realizará mediante un experimento computacional comparativo con bloques completos pareados. El factor experimental será el algoritmo de predicción, con cinco niveles ajustables: CNN-1D, Elastic-Net, Random Forest, XGBoost y SVR. El bloque será la campaña externa de evaluación, que recibirá todos los modelos bajo las mismas condiciones. </w:t>
      </w:r>
      <w:del w:id="9050" w:author="Claude (propuesta de coherencia)" w:date="2026-10-17T12:00:00Z">
        <w:r>
          <w:delText>Los tres benchmarks</w:delText>
        </w:r>
      </w:del>
      <w:ins w:id="9051" w:author="Claude (propuesta de coherencia)" w:date="2026-10-17T12:00:00Z">
        <w:r>
          <w:t>Los cuatro benchmarks</w:t>
        </w:r>
      </w:ins>
      <w:r>
        <w:t xml:space="preserve"> se calcularán sobre las mismas campañas, pero se mantendrán como reglas de referencia independientes y no como niveles adicionales del factor.</w:t>
      </w:r>
    </w:p>
    <w:p w:rsidR="006834F8" w:rsidRPr="00930053" w:rsidRDefault="00000000">
      <w:pPr>
        <w:spacing w:after="0"/>
        <w:ind w:firstLine="425"/>
      </w:pPr>
      <w:r>
        <w:t>El esquema confirmatorio principal será temporal y de origen móvil: cada campaña de prueba será predicha utilizando exclusivamente campañas anteriores. La validación dejando una campaña fuera se reportará como análisis complementario para facilitar la comparación con la literatura, y la validación dejando un departamento fuera se utilizará como análisis de robustez espacial. Las diez semillas serán réplicas computacionales para cuantificar la variabilidad algorítmica y no se tratarán como observaciones independientes.</w:t>
      </w:r>
    </w:p>
    <w:p w:rsidR="006834F8" w:rsidRPr="00930053" w:rsidRDefault="00000000">
      <w:pPr>
        <w:keepNext/>
        <w:spacing w:before="240" w:after="0"/>
      </w:pPr>
      <w:r>
        <w:rPr>
          <w:b/>
        </w:rPr>
        <w:lastRenderedPageBreak/>
        <w:t>Tabla 3</w:t>
      </w:r>
    </w:p>
    <w:p w:rsidR="006834F8" w:rsidRPr="00930053" w:rsidRDefault="00000000">
      <w:pPr>
        <w:keepNext/>
        <w:spacing w:after="100"/>
      </w:pPr>
      <w:r>
        <w:rPr>
          <w:i/>
        </w:rPr>
        <w:t>Especificación del experimento según la plantilla GQM</w:t>
      </w:r>
    </w:p>
    <w:tbl>
      <w:tblPr>
        <w:tblW w:w="9442" w:type="dxa"/>
        <w:jc w:val="center"/>
        <w:tblLayout w:type="fixed"/>
        <w:tblCellMar>
          <w:top w:w="50" w:type="dxa"/>
          <w:left w:w="70" w:type="dxa"/>
          <w:bottom w:w="50" w:type="dxa"/>
          <w:right w:w="70" w:type="dxa"/>
        </w:tblCellMar>
        <w:tblLook w:val="04A0" w:firstRow="1" w:lastRow="0" w:firstColumn="1" w:lastColumn="0" w:noHBand="0" w:noVBand="1"/>
      </w:tblPr>
      <w:tblGrid>
        <w:gridCol w:w="4722"/>
        <w:gridCol w:w="4720"/>
      </w:tblGrid>
      <w:tr w:rsidR="006834F8" w:rsidRPr="00930053" w:rsidTr="00326073">
        <w:trPr>
          <w:trHeight w:val="236"/>
          <w:tblHeader/>
          <w:jc w:val="center"/>
        </w:trPr>
        <w:tc>
          <w:tcPr>
            <w:tcW w:w="4722" w:type="dxa"/>
            <w:shd w:val="clear" w:color="auto" w:fill="D9E2F3"/>
            <w:vAlign w:val="center"/>
          </w:tcPr>
          <w:p w:rsidR="006834F8" w:rsidRPr="00930053" w:rsidRDefault="00000000">
            <w:pPr>
              <w:spacing w:after="0" w:line="240" w:lineRule="auto"/>
              <w:jc w:val="left"/>
              <w:rPr>
                <w:sz w:val="20"/>
                <w:szCs w:val="28"/>
              </w:rPr>
            </w:pPr>
            <w:r>
              <w:rPr>
                <w:b/>
                <w:sz w:val="20"/>
                <w:szCs w:val="28"/>
              </w:rPr>
              <w:t>Componente</w:t>
            </w:r>
          </w:p>
        </w:tc>
        <w:tc>
          <w:tcPr>
            <w:tcW w:w="4720" w:type="dxa"/>
            <w:shd w:val="clear" w:color="auto" w:fill="D9E2F3"/>
            <w:vAlign w:val="center"/>
          </w:tcPr>
          <w:p w:rsidR="006834F8" w:rsidRPr="00930053" w:rsidRDefault="00000000">
            <w:pPr>
              <w:spacing w:after="0" w:line="240" w:lineRule="auto"/>
              <w:jc w:val="left"/>
              <w:rPr>
                <w:sz w:val="20"/>
                <w:szCs w:val="28"/>
              </w:rPr>
            </w:pPr>
            <w:r>
              <w:rPr>
                <w:b/>
                <w:sz w:val="20"/>
                <w:szCs w:val="28"/>
              </w:rPr>
              <w:t>Especificación</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Pr>
                <w:sz w:val="20"/>
                <w:szCs w:val="28"/>
              </w:rPr>
              <w:t>Objeto de estudio</w:t>
            </w:r>
          </w:p>
        </w:tc>
        <w:tc>
          <w:tcPr>
            <w:tcW w:w="4720" w:type="dxa"/>
            <w:vAlign w:val="center"/>
          </w:tcPr>
          <w:p w:rsidR="006834F8" w:rsidRPr="00930053" w:rsidRDefault="00000000">
            <w:pPr>
              <w:spacing w:after="0" w:line="240" w:lineRule="auto"/>
              <w:jc w:val="left"/>
              <w:rPr>
                <w:sz w:val="20"/>
                <w:szCs w:val="28"/>
              </w:rPr>
            </w:pPr>
            <w:r>
              <w:rPr>
                <w:sz w:val="20"/>
                <w:szCs w:val="28"/>
              </w:rPr>
              <w:t xml:space="preserve">Modelo CNN-1D interpretable con SHAP.</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Pr>
                <w:sz w:val="20"/>
                <w:szCs w:val="28"/>
              </w:rPr>
              <w:t>Propósito</w:t>
            </w:r>
          </w:p>
        </w:tc>
        <w:tc>
          <w:tcPr>
            <w:tcW w:w="4720" w:type="dxa"/>
            <w:vAlign w:val="center"/>
          </w:tcPr>
          <w:p w:rsidR="006834F8" w:rsidRPr="00930053" w:rsidRDefault="00000000">
            <w:pPr>
              <w:spacing w:after="0" w:line="240" w:lineRule="auto"/>
              <w:jc w:val="left"/>
              <w:rPr>
                <w:sz w:val="20"/>
                <w:szCs w:val="28"/>
              </w:rPr>
            </w:pPr>
            <w:r>
              <w:rPr>
                <w:sz w:val="20"/>
                <w:szCs w:val="28"/>
              </w:rPr>
              <w:t>Evaluar la exactitud predictiva y la calidad técnica de las explicaciones.</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Pr>
                <w:sz w:val="20"/>
                <w:szCs w:val="28"/>
              </w:rPr>
              <w:t>Foco de calidad</w:t>
            </w:r>
          </w:p>
        </w:tc>
        <w:tc>
          <w:tcPr>
            <w:tcW w:w="4720" w:type="dxa"/>
            <w:vAlign w:val="center"/>
          </w:tcPr>
          <w:p w:rsidR="006834F8" w:rsidRPr="00930053" w:rsidRDefault="00000000">
            <w:pPr>
              <w:spacing w:after="0" w:line="240" w:lineRule="auto"/>
              <w:jc w:val="left"/>
              <w:rPr>
                <w:sz w:val="20"/>
                <w:szCs w:val="28"/>
              </w:rPr>
            </w:pPr>
            <w:r>
              <w:rPr>
                <w:sz w:val="20"/>
                <w:szCs w:val="28"/>
              </w:rPr>
              <w:t>No inferioridad predictiva, estabilidad, fidelidad y concordancia agronómica.</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Pr>
                <w:sz w:val="20"/>
                <w:szCs w:val="28"/>
              </w:rPr>
              <w:t>Perspectiva</w:t>
            </w:r>
          </w:p>
        </w:tc>
        <w:tc>
          <w:tcPr>
            <w:tcW w:w="4720" w:type="dxa"/>
            <w:vAlign w:val="center"/>
          </w:tcPr>
          <w:p w:rsidR="006834F8" w:rsidRPr="00930053" w:rsidRDefault="00000000">
            <w:pPr>
              <w:spacing w:after="0" w:line="240" w:lineRule="auto"/>
              <w:jc w:val="left"/>
              <w:rPr>
                <w:sz w:val="20"/>
                <w:szCs w:val="28"/>
              </w:rPr>
            </w:pPr>
            <w:r>
              <w:rPr>
                <w:sz w:val="20"/>
                <w:szCs w:val="28"/>
              </w:rPr>
              <w:t>Investigador en Ingeniería de Sistemas y analista del sector agrario.</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Pr>
                <w:sz w:val="20"/>
                <w:szCs w:val="28"/>
              </w:rPr>
              <w:t>Contexto</w:t>
            </w:r>
          </w:p>
        </w:tc>
        <w:tc>
          <w:tcPr>
            <w:tcW w:w="4720" w:type="dxa"/>
            <w:vAlign w:val="center"/>
          </w:tcPr>
          <w:p w:rsidR="006834F8" w:rsidRPr="00930053" w:rsidRDefault="00000000">
            <w:pPr>
              <w:spacing w:after="0" w:line="240" w:lineRule="auto"/>
              <w:jc w:val="left"/>
              <w:rPr>
                <w:sz w:val="20"/>
                <w:szCs w:val="28"/>
              </w:rPr>
            </w:pPr>
            <w:r>
              <w:rPr>
                <w:sz w:val="20"/>
                <w:szCs w:val="28"/>
              </w:rPr>
              <w:t>Provincias altoandinas productoras de quinua y campañas con cobertura verificable.</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Pr>
                <w:sz w:val="20"/>
                <w:szCs w:val="28"/>
              </w:rPr>
              <w:t>Unidad de análisis</w:t>
            </w:r>
          </w:p>
        </w:tc>
        <w:tc>
          <w:tcPr>
            <w:tcW w:w="4720" w:type="dxa"/>
            <w:vAlign w:val="center"/>
          </w:tcPr>
          <w:p w:rsidR="006834F8" w:rsidRPr="00930053" w:rsidRDefault="00000000">
            <w:pPr>
              <w:spacing w:after="0" w:line="240" w:lineRule="auto"/>
              <w:jc w:val="left"/>
              <w:rPr>
                <w:sz w:val="20"/>
                <w:szCs w:val="28"/>
              </w:rPr>
            </w:pPr>
            <w:r>
              <w:rPr>
                <w:sz w:val="20"/>
                <w:szCs w:val="28"/>
              </w:rPr>
              <w:t>Provincia-campaña.</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Pr>
                <w:sz w:val="20"/>
                <w:szCs w:val="28"/>
              </w:rPr>
              <w:t>Unidad experimental / bloque</w:t>
            </w:r>
          </w:p>
        </w:tc>
        <w:tc>
          <w:tcPr>
            <w:tcW w:w="4720" w:type="dxa"/>
            <w:vAlign w:val="center"/>
          </w:tcPr>
          <w:p w:rsidR="006834F8" w:rsidRPr="00930053" w:rsidRDefault="00000000">
            <w:pPr>
              <w:spacing w:after="0" w:line="240" w:lineRule="auto"/>
              <w:jc w:val="left"/>
              <w:rPr>
                <w:sz w:val="20"/>
                <w:szCs w:val="28"/>
              </w:rPr>
            </w:pPr>
            <w:r>
              <w:rPr>
                <w:sz w:val="20"/>
                <w:szCs w:val="28"/>
              </w:rPr>
              <w:t>Campaña externa de evaluación.</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Pr>
                <w:sz w:val="20"/>
                <w:szCs w:val="28"/>
              </w:rPr>
              <w:t>Factor y niveles</w:t>
            </w:r>
          </w:p>
        </w:tc>
        <w:tc>
          <w:tcPr>
            <w:tcW w:w="4720" w:type="dxa"/>
            <w:vAlign w:val="center"/>
          </w:tcPr>
          <w:p w:rsidR="006834F8" w:rsidRPr="00930053" w:rsidRDefault="00000000">
            <w:pPr>
              <w:spacing w:after="0" w:line="240" w:lineRule="auto"/>
              <w:jc w:val="left"/>
              <w:rPr>
                <w:sz w:val="20"/>
                <w:szCs w:val="28"/>
              </w:rPr>
            </w:pPr>
            <w:r>
              <w:rPr>
                <w:sz w:val="20"/>
                <w:szCs w:val="28"/>
              </w:rPr>
              <w:t xml:space="preserve">Algoritmo: CNN-1D, Elastic-Net, Random Forest, XGBoost y SVR.</w:t>
            </w:r>
          </w:p>
        </w:tc>
      </w:tr>
      <w:tr w:rsidR="006834F8" w:rsidRPr="00930053" w:rsidTr="00326073">
        <w:trPr>
          <w:trHeight w:val="458"/>
          <w:jc w:val="center"/>
        </w:trPr>
        <w:tc>
          <w:tcPr>
            <w:tcW w:w="4722" w:type="dxa"/>
            <w:vAlign w:val="center"/>
          </w:tcPr>
          <w:p w:rsidR="006834F8" w:rsidRPr="00930053" w:rsidRDefault="00000000">
            <w:pPr>
              <w:spacing w:after="0" w:line="240" w:lineRule="auto"/>
              <w:jc w:val="left"/>
              <w:rPr>
                <w:sz w:val="20"/>
                <w:szCs w:val="28"/>
              </w:rPr>
            </w:pPr>
            <w:r>
              <w:rPr>
                <w:sz w:val="20"/>
                <w:szCs w:val="28"/>
              </w:rPr>
              <w:t>Benchmarks</w:t>
            </w:r>
          </w:p>
        </w:tc>
        <w:tc>
          <w:tcPr>
            <w:tcW w:w="4720" w:type="dxa"/>
            <w:vAlign w:val="center"/>
          </w:tcPr>
          <w:p w:rsidR="006834F8" w:rsidRPr="00930053" w:rsidRDefault="00000000">
            <w:pPr>
              <w:spacing w:after="0" w:line="240" w:lineRule="auto"/>
              <w:jc w:val="left"/>
              <w:rPr>
                <w:sz w:val="20"/>
                <w:szCs w:val="28"/>
              </w:rPr>
            </w:pPr>
            <w:r>
              <w:rPr>
                <w:sz w:val="20"/>
                <w:szCs w:val="28"/>
              </w:rPr>
              <w:t xml:space="preserve">B1: media histórica provincial; B2: línea base provincial; B3: regresión simple con NDVI máximo; B4: persistencia de la última campaña.</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Pr>
                <w:sz w:val="20"/>
                <w:szCs w:val="28"/>
              </w:rPr>
              <w:t>Repeticiones</w:t>
            </w:r>
          </w:p>
        </w:tc>
        <w:tc>
          <w:tcPr>
            <w:tcW w:w="4720" w:type="dxa"/>
            <w:vAlign w:val="center"/>
          </w:tcPr>
          <w:p w:rsidR="006834F8" w:rsidRPr="00930053" w:rsidRDefault="00000000">
            <w:pPr>
              <w:spacing w:after="0" w:line="240" w:lineRule="auto"/>
              <w:jc w:val="left"/>
              <w:rPr>
                <w:sz w:val="20"/>
                <w:szCs w:val="28"/>
              </w:rPr>
            </w:pPr>
            <w:r>
              <w:rPr>
                <w:sz w:val="20"/>
                <w:szCs w:val="28"/>
              </w:rPr>
              <w:t>Diez semillas para la configuración final de cada modelo estocástico.</w:t>
            </w:r>
          </w:p>
        </w:tc>
      </w:tr>
    </w:tbl>
    <w:p w:rsidR="006834F8" w:rsidRPr="00930053" w:rsidRDefault="00000000">
      <w:pPr>
        <w:spacing w:before="80" w:line="240" w:lineRule="auto"/>
      </w:pPr>
      <w:r>
        <w:rPr>
          <w:i/>
          <w:sz w:val="18"/>
        </w:rPr>
        <w:t xml:space="preserve">Nota. </w:t>
      </w:r>
      <w:r>
        <w:rPr>
          <w:sz w:val="18"/>
        </w:rPr>
        <w:t xml:space="preserve">Elaborado con base en la plantilla de definición de experimentos de Wohlin et al. (2012).</w:t>
      </w:r>
    </w:p>
    <w:p w:rsidR="006834F8" w:rsidRPr="00930053" w:rsidRDefault="00000000">
      <w:pPr>
        <w:pStyle w:val="Ttulo2"/>
        <w:keepNext/>
      </w:pPr>
      <w:bookmarkStart w:id="78" w:name="_Toc236574085"/>
      <w:r>
        <w:rPr>
          <w:sz w:val="24"/>
        </w:rPr>
        <w:t>4.4 Unidad de análisis</w:t>
      </w:r>
      <w:bookmarkEnd w:id="78"/>
    </w:p>
    <w:p w:rsidR="006834F8" w:rsidRPr="00930053" w:rsidRDefault="00000000">
      <w:pPr>
        <w:spacing w:after="0"/>
        <w:ind w:firstLine="425"/>
      </w:pPr>
      <w:r>
        <w:t>La unidad de análisis será la provincia-campaña. Se define como el rendimiento de quinua registrado en una provincia durante una campaña agrícola, junto con las condiciones agroclimáticas y espectrales asociadas a la misma unidad espacio-temporal. Esta definición es coherente con el planteamiento del problema y con la delimitación de la población (Hernández-Sampieri y Mendoza, 2018; Arias Gonzáles et al., 2022).</w:t>
      </w:r>
    </w:p>
    <w:p w:rsidR="006834F8" w:rsidRPr="00930053" w:rsidRDefault="00000000">
      <w:pPr>
        <w:spacing w:after="0"/>
        <w:ind w:firstLine="425"/>
      </w:pPr>
      <w:r>
        <w:t xml:space="preserve">Para efectos operacionales, una campaña abarcará el ciclo productivo que inicia en el año t y finaliza con la cosecha en el año t + 1; se identificará mediante el año de cosecha. El periodo considerado comprende las campañas 2015/2016 a 2024/2025 (año de cosecha 2016 a 2025), enmendado respecto del inicial 2005/2006 a 2023/2024 tras la auditoría H1. La unidad de análisis no debe confundirse con la unidad experimental, que será la campaña externa, ni con la unidad de atribución SHAP, definida por predictor y paso temporal o por predictor y fase fenológica.</w:t>
      </w:r>
    </w:p>
    <w:p w:rsidR="006834F8" w:rsidRPr="00930053" w:rsidRDefault="00000000">
      <w:pPr>
        <w:pStyle w:val="Ttulo2"/>
        <w:keepNext/>
      </w:pPr>
      <w:bookmarkStart w:id="79" w:name="_Toc236574086"/>
      <w:r>
        <w:rPr>
          <w:sz w:val="24"/>
        </w:rPr>
        <w:t>4.5 Población de estudio</w:t>
      </w:r>
      <w:bookmarkEnd w:id="79"/>
    </w:p>
    <w:p w:rsidR="006834F8" w:rsidRPr="00930053" w:rsidRDefault="00000000">
      <w:pPr>
        <w:spacing w:after="0"/>
        <w:ind w:firstLine="425"/>
      </w:pPr>
      <w:r>
        <w:t>La población objetivo estará constituida por las observaciones provincia-campaña de los sistemas altoandinos de producción de quinua del Perú. La población accesible comprenderá las observaciones registradas en fuentes oficiales para las provincias incluidas en los ocho departamentos delimitados y durante las campañas con cobertura verificable. La diferencia entre ambas poblaciones acota la generalización de los resultados.</w:t>
      </w:r>
    </w:p>
    <w:p w:rsidR="006834F8" w:rsidRPr="00930053" w:rsidRDefault="00000000">
      <w:pPr>
        <w:pStyle w:val="Ttulo3"/>
        <w:keepNext/>
      </w:pPr>
      <w:bookmarkStart w:id="80" w:name="_Toc236574087"/>
      <w:r>
        <w:lastRenderedPageBreak/>
        <w:t>4.5.1 Delimitación por contenido, lugar y tiempo</w:t>
      </w:r>
      <w:bookmarkEnd w:id="80"/>
    </w:p>
    <w:p w:rsidR="006834F8" w:rsidRPr="00930053" w:rsidRDefault="00000000">
      <w:pPr>
        <w:spacing w:after="0"/>
        <w:ind w:left="340" w:hanging="340"/>
      </w:pPr>
      <w:r>
        <w:t xml:space="preserve">• </w:t>
      </w:r>
      <w:r>
        <w:rPr>
          <w:b/>
        </w:rPr>
        <w:t xml:space="preserve">Contenido. </w:t>
      </w:r>
      <w:r>
        <w:t>Observaciones provincia-campaña con producción de quinua mayor que cero y rendimiento verificable mediante producción y superficie cosechada.</w:t>
      </w:r>
    </w:p>
    <w:p w:rsidR="006834F8" w:rsidRPr="00930053" w:rsidRDefault="00000000">
      <w:pPr>
        <w:spacing w:after="0"/>
        <w:ind w:left="340" w:hanging="340"/>
      </w:pPr>
      <w:r>
        <w:t xml:space="preserve">• </w:t>
      </w:r>
      <w:r>
        <w:rPr>
          <w:b/>
        </w:rPr>
        <w:t xml:space="preserve">Lugar. </w:t>
      </w:r>
      <w:r>
        <w:t>Provincias de sierra de Puno, Ayacucho, Apurímac, Arequipa, Junín, Cusco, La Libertad y Huancavelica, con exclusión de provincias predominantemente costeras bajo riego, de selva o de ceja de selva, según la clasificación territorial oficial que se adopte en la auditoría H1.</w:t>
      </w:r>
    </w:p>
    <w:p w:rsidR="006834F8" w:rsidRPr="00930053" w:rsidRDefault="00000000">
      <w:pPr>
        <w:spacing w:after="0"/>
        <w:ind w:left="340" w:hanging="340"/>
      </w:pPr>
      <w:r>
        <w:t xml:space="preserve">• Tiempo. Campañas 2015/2016 a 2024/2025 (año de cosecha 2016 a 2025), sujetas a la cobertura efectiva de la serie provincial. El periodo se fijó tras la auditoría H1 y se confirma antes del entrenamiento.</w:t>
      </w:r>
      <w:r>
        <w:rPr>
          <w:b/>
        </w:rPr>
        <w:t xml:space="preserve"/>
      </w:r>
      <w:r>
        <w:t xml:space="preserve"/>
      </w:r>
    </w:p>
    <w:p w:rsidR="006834F8" w:rsidRPr="00930053" w:rsidRDefault="00000000">
      <w:pPr>
        <w:spacing w:after="0"/>
        <w:ind w:firstLine="425"/>
      </w:pPr>
      <w:r>
        <w:t>La selección inicial de los ocho departamentos se sustenta en su concentración de la producción nacional de quinua, reportada por el MIDAGRI (2023). La delimitación operará a nivel de provincia, no de departamento.</w:t>
      </w:r>
    </w:p>
    <w:p w:rsidR="006834F8" w:rsidRPr="00930053" w:rsidRDefault="00000000">
      <w:pPr>
        <w:pStyle w:val="Ttulo3"/>
        <w:keepNext/>
      </w:pPr>
      <w:bookmarkStart w:id="81" w:name="_Toc236574088"/>
      <w:r>
        <w:t>4.5.2 Verificación de la disponibilidad y granularidad de la fuente</w:t>
      </w:r>
      <w:bookmarkEnd w:id="81"/>
    </w:p>
    <w:p w:rsidR="006834F8" w:rsidRPr="00930053" w:rsidRDefault="00000000">
      <w:pPr>
        <w:spacing w:after="0"/>
        <w:ind w:firstLine="425"/>
      </w:pPr>
      <w:r>
        <w:t>La auditoría H1 verificará si el rendimiento, la producción y la superficie cosechada de quinua se encuentran disponibles a escala provincial, desde qué campaña y con qué continuidad. El SIRTOD del INEI y los sistemas del MIDAGRI constituyen vías públicas de consulta; sin embargo, la disponibilidad de indicadores a escala departamental no garantiza su existencia a escala provincial.</w:t>
      </w:r>
    </w:p>
    <w:p w:rsidR="006834F8" w:rsidRPr="00930053" w:rsidRDefault="00000000">
      <w:pPr>
        <w:spacing w:after="0"/>
        <w:ind w:firstLine="425"/>
      </w:pPr>
      <w:r>
        <w:t>La auditoría registrará la denominación exacta de cada tabla, la fecha de descarga, la versión, la cobertura territorial y temporal, y las discrepancias entre fuentes. Si el rendimiento no estuviera publicado, se reconstruirá como producción dividida entre superficie cosechada, siempre que ambas magnitudes sean consistentes y se encuentren disponibles.</w:t>
      </w:r>
    </w:p>
    <w:p w:rsidR="006834F8" w:rsidRPr="00930053" w:rsidRDefault="00000000">
      <w:pPr>
        <w:pStyle w:val="Ttulo3"/>
        <w:keepNext/>
      </w:pPr>
      <w:bookmarkStart w:id="82" w:name="_Toc236574089"/>
      <w:r>
        <w:t>4.5.3 Delimitación territorial preliminar</w:t>
      </w:r>
      <w:bookmarkEnd w:id="82"/>
    </w:p>
    <w:p w:rsidR="006834F8" w:rsidRPr="00930053" w:rsidRDefault="00000000">
      <w:pPr>
        <w:spacing w:after="0"/>
        <w:ind w:firstLine="425"/>
      </w:pPr>
      <w:r>
        <w:t>La Tabla 4 presenta una delimitación preliminar. La clasificación definitiva se verificará con la fuente territorial oficial seleccionada en H1. En las provincias de transición, la altitud media de la superficie agrícola se utilizará como criterio complementario y se documentará como decisión operacional, no como una frontera natural universal.</w:t>
      </w:r>
    </w:p>
    <w:p w:rsidR="006834F8" w:rsidRPr="00930053" w:rsidRDefault="00000000">
      <w:pPr>
        <w:keepNext/>
        <w:spacing w:before="240" w:after="0"/>
      </w:pPr>
      <w:r>
        <w:rPr>
          <w:b/>
        </w:rPr>
        <w:t>Tabla 4</w:t>
      </w:r>
    </w:p>
    <w:p w:rsidR="006834F8" w:rsidRPr="00930053" w:rsidRDefault="00000000">
      <w:pPr>
        <w:keepNext/>
        <w:spacing w:after="100"/>
      </w:pPr>
      <w:r>
        <w:rPr>
          <w:i/>
        </w:rPr>
        <w:t>Clasificación territorial preliminar de las provincias de los ocho departamentos</w:t>
      </w:r>
    </w:p>
    <w:tbl>
      <w:tblPr>
        <w:tblW w:w="9470" w:type="dxa"/>
        <w:jc w:val="center"/>
        <w:tblLayout w:type="fixed"/>
        <w:tblCellMar>
          <w:top w:w="50" w:type="dxa"/>
          <w:left w:w="70" w:type="dxa"/>
          <w:bottom w:w="50" w:type="dxa"/>
          <w:right w:w="70" w:type="dxa"/>
        </w:tblCellMar>
        <w:tblLook w:val="04A0" w:firstRow="1" w:lastRow="0" w:firstColumn="1" w:lastColumn="0" w:noHBand="0" w:noVBand="1"/>
      </w:tblPr>
      <w:tblGrid>
        <w:gridCol w:w="1894"/>
        <w:gridCol w:w="1894"/>
        <w:gridCol w:w="1894"/>
        <w:gridCol w:w="1894"/>
        <w:gridCol w:w="1894"/>
      </w:tblGrid>
      <w:tr w:rsidR="006834F8" w:rsidRPr="00930053" w:rsidTr="00836CD0">
        <w:trPr>
          <w:trHeight w:val="192"/>
          <w:tblHeader/>
          <w:jc w:val="center"/>
        </w:trPr>
        <w:tc>
          <w:tcPr>
            <w:tcW w:w="1894" w:type="dxa"/>
            <w:shd w:val="clear" w:color="auto" w:fill="D9E2F3"/>
            <w:vAlign w:val="center"/>
          </w:tcPr>
          <w:p w:rsidR="006834F8" w:rsidRPr="00930053" w:rsidRDefault="00000000">
            <w:pPr>
              <w:spacing w:after="0" w:line="240" w:lineRule="auto"/>
              <w:jc w:val="left"/>
              <w:rPr>
                <w:sz w:val="20"/>
                <w:szCs w:val="20"/>
              </w:rPr>
            </w:pPr>
            <w:r>
              <w:rPr>
                <w:b/>
                <w:sz w:val="20"/>
                <w:szCs w:val="20"/>
              </w:rPr>
              <w:t>Departamento</w:t>
            </w:r>
          </w:p>
        </w:tc>
        <w:tc>
          <w:tcPr>
            <w:tcW w:w="1894" w:type="dxa"/>
            <w:shd w:val="clear" w:color="auto" w:fill="D9E2F3"/>
            <w:vAlign w:val="center"/>
          </w:tcPr>
          <w:p w:rsidR="006834F8" w:rsidRPr="00930053" w:rsidRDefault="00000000">
            <w:pPr>
              <w:spacing w:after="0" w:line="240" w:lineRule="auto"/>
              <w:jc w:val="left"/>
              <w:rPr>
                <w:sz w:val="20"/>
                <w:szCs w:val="20"/>
              </w:rPr>
            </w:pPr>
            <w:r>
              <w:rPr>
                <w:b/>
                <w:sz w:val="20"/>
                <w:szCs w:val="20"/>
              </w:rPr>
              <w:t>Prov. totales</w:t>
            </w:r>
          </w:p>
        </w:tc>
        <w:tc>
          <w:tcPr>
            <w:tcW w:w="1894" w:type="dxa"/>
            <w:shd w:val="clear" w:color="auto" w:fill="D9E2F3"/>
            <w:vAlign w:val="center"/>
          </w:tcPr>
          <w:p w:rsidR="006834F8" w:rsidRPr="00930053" w:rsidRDefault="00000000">
            <w:pPr>
              <w:spacing w:after="0" w:line="240" w:lineRule="auto"/>
              <w:jc w:val="left"/>
              <w:rPr>
                <w:sz w:val="20"/>
                <w:szCs w:val="20"/>
              </w:rPr>
            </w:pPr>
            <w:r>
              <w:rPr>
                <w:b/>
                <w:sz w:val="20"/>
                <w:szCs w:val="20"/>
              </w:rPr>
              <w:t>Prov. preliminares de sierra</w:t>
            </w:r>
          </w:p>
        </w:tc>
        <w:tc>
          <w:tcPr>
            <w:tcW w:w="1894" w:type="dxa"/>
            <w:shd w:val="clear" w:color="auto" w:fill="D9E2F3"/>
            <w:vAlign w:val="center"/>
          </w:tcPr>
          <w:p w:rsidR="006834F8" w:rsidRPr="00930053" w:rsidRDefault="00000000">
            <w:pPr>
              <w:spacing w:after="0" w:line="240" w:lineRule="auto"/>
              <w:jc w:val="left"/>
              <w:rPr>
                <w:sz w:val="20"/>
                <w:szCs w:val="20"/>
              </w:rPr>
            </w:pPr>
            <w:r>
              <w:rPr>
                <w:b/>
                <w:sz w:val="20"/>
                <w:szCs w:val="20"/>
              </w:rPr>
              <w:t>Producción de quinua documentada</w:t>
            </w:r>
          </w:p>
        </w:tc>
        <w:tc>
          <w:tcPr>
            <w:tcW w:w="1894" w:type="dxa"/>
            <w:shd w:val="clear" w:color="auto" w:fill="D9E2F3"/>
            <w:vAlign w:val="center"/>
          </w:tcPr>
          <w:p w:rsidR="006834F8" w:rsidRPr="00930053" w:rsidRDefault="00000000">
            <w:pPr>
              <w:spacing w:after="0" w:line="240" w:lineRule="auto"/>
              <w:jc w:val="left"/>
              <w:rPr>
                <w:sz w:val="20"/>
                <w:szCs w:val="20"/>
              </w:rPr>
            </w:pPr>
            <w:r>
              <w:rPr>
                <w:b/>
                <w:sz w:val="20"/>
                <w:szCs w:val="20"/>
              </w:rPr>
              <w:t>Exclusiones o casos por verificar</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Pr>
                <w:sz w:val="20"/>
                <w:szCs w:val="20"/>
              </w:rPr>
              <w:t>Puno</w:t>
            </w:r>
          </w:p>
        </w:tc>
        <w:tc>
          <w:tcPr>
            <w:tcW w:w="1894" w:type="dxa"/>
            <w:vAlign w:val="center"/>
          </w:tcPr>
          <w:p w:rsidR="006834F8" w:rsidRPr="00930053" w:rsidRDefault="00000000">
            <w:pPr>
              <w:spacing w:after="0" w:line="240" w:lineRule="auto"/>
              <w:jc w:val="left"/>
              <w:rPr>
                <w:sz w:val="20"/>
                <w:szCs w:val="20"/>
              </w:rPr>
            </w:pPr>
            <w:r>
              <w:rPr>
                <w:sz w:val="20"/>
                <w:szCs w:val="20"/>
              </w:rPr>
              <w:t>13</w:t>
            </w:r>
          </w:p>
        </w:tc>
        <w:tc>
          <w:tcPr>
            <w:tcW w:w="1894" w:type="dxa"/>
            <w:vAlign w:val="center"/>
          </w:tcPr>
          <w:p w:rsidR="006834F8" w:rsidRPr="00930053" w:rsidRDefault="00000000">
            <w:pPr>
              <w:spacing w:after="0" w:line="240" w:lineRule="auto"/>
              <w:jc w:val="left"/>
              <w:rPr>
                <w:sz w:val="20"/>
                <w:szCs w:val="20"/>
              </w:rPr>
            </w:pPr>
            <w:r>
              <w:rPr>
                <w:sz w:val="20"/>
                <w:szCs w:val="20"/>
              </w:rPr>
              <w:t>13</w:t>
            </w:r>
          </w:p>
        </w:tc>
        <w:tc>
          <w:tcPr>
            <w:tcW w:w="1894" w:type="dxa"/>
            <w:vAlign w:val="center"/>
          </w:tcPr>
          <w:p w:rsidR="006834F8" w:rsidRPr="00930053" w:rsidRDefault="00000000">
            <w:pPr>
              <w:spacing w:after="0" w:line="240" w:lineRule="auto"/>
              <w:jc w:val="left"/>
              <w:rPr>
                <w:sz w:val="20"/>
                <w:szCs w:val="20"/>
              </w:rPr>
            </w:pPr>
            <w:r>
              <w:rPr>
                <w:sz w:val="20"/>
                <w:szCs w:val="20"/>
              </w:rPr>
              <w:t xml:space="preserve">Azángaro, San Román, Puno, El Collao, Huancané, </w:t>
              <w:lastRenderedPageBreak/>
              <w:t>Chucuito, Lampa, Melgar, Yunguyo, San Antonio de Putina y Moho.</w:t>
            </w:r>
          </w:p>
        </w:tc>
        <w:tc>
          <w:tcPr>
            <w:tcW w:w="1894" w:type="dxa"/>
            <w:vAlign w:val="center"/>
          </w:tcPr>
          <w:p w:rsidR="006834F8" w:rsidRPr="00930053" w:rsidRDefault="00000000">
            <w:pPr>
              <w:spacing w:after="0" w:line="240" w:lineRule="auto"/>
              <w:jc w:val="left"/>
              <w:rPr>
                <w:sz w:val="20"/>
                <w:szCs w:val="20"/>
              </w:rPr>
            </w:pPr>
            <w:r>
              <w:rPr>
                <w:sz w:val="20"/>
                <w:szCs w:val="20"/>
              </w:rPr>
              <w:lastRenderedPageBreak/>
              <w:t xml:space="preserve">Carabaya y Sandia requieren verificación de la </w:t>
              <w:lastRenderedPageBreak/>
              <w:t>superficie agrícola incluida.</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Pr>
                <w:sz w:val="20"/>
                <w:szCs w:val="20"/>
              </w:rPr>
              <w:t>Ayacucho</w:t>
            </w:r>
          </w:p>
        </w:tc>
        <w:tc>
          <w:tcPr>
            <w:tcW w:w="1894" w:type="dxa"/>
            <w:vAlign w:val="center"/>
          </w:tcPr>
          <w:p w:rsidR="006834F8" w:rsidRPr="00930053" w:rsidRDefault="00000000">
            <w:pPr>
              <w:spacing w:after="0" w:line="240" w:lineRule="auto"/>
              <w:jc w:val="left"/>
              <w:rPr>
                <w:sz w:val="20"/>
                <w:szCs w:val="20"/>
              </w:rPr>
            </w:pPr>
            <w:r>
              <w:rPr>
                <w:sz w:val="20"/>
                <w:szCs w:val="20"/>
              </w:rPr>
              <w:t>11</w:t>
            </w:r>
          </w:p>
        </w:tc>
        <w:tc>
          <w:tcPr>
            <w:tcW w:w="1894" w:type="dxa"/>
            <w:vAlign w:val="center"/>
          </w:tcPr>
          <w:p w:rsidR="006834F8" w:rsidRPr="00930053" w:rsidRDefault="00000000">
            <w:pPr>
              <w:spacing w:after="0" w:line="240" w:lineRule="auto"/>
              <w:jc w:val="left"/>
              <w:rPr>
                <w:sz w:val="20"/>
                <w:szCs w:val="20"/>
              </w:rPr>
            </w:pPr>
            <w:r>
              <w:rPr>
                <w:sz w:val="20"/>
                <w:szCs w:val="20"/>
              </w:rPr>
              <w:t>11</w:t>
            </w:r>
          </w:p>
        </w:tc>
        <w:tc>
          <w:tcPr>
            <w:tcW w:w="1894" w:type="dxa"/>
            <w:vAlign w:val="center"/>
          </w:tcPr>
          <w:p w:rsidR="006834F8" w:rsidRPr="00930053" w:rsidRDefault="00000000">
            <w:pPr>
              <w:spacing w:after="0" w:line="240" w:lineRule="auto"/>
              <w:jc w:val="left"/>
              <w:rPr>
                <w:sz w:val="20"/>
                <w:szCs w:val="20"/>
              </w:rPr>
            </w:pPr>
            <w:r>
              <w:rPr>
                <w:sz w:val="20"/>
                <w:szCs w:val="20"/>
              </w:rPr>
              <w:t>Vilcashuamán, Cangallo, La Mar, Huamanga, Víctor Fajardo, Huanta, Sucre, Lucanas, Huanca Sancos y Parinacochas.</w:t>
            </w:r>
          </w:p>
        </w:tc>
        <w:tc>
          <w:tcPr>
            <w:tcW w:w="1894" w:type="dxa"/>
            <w:vAlign w:val="center"/>
          </w:tcPr>
          <w:p w:rsidR="006834F8" w:rsidRPr="00930053" w:rsidRDefault="00000000">
            <w:pPr>
              <w:spacing w:after="0" w:line="240" w:lineRule="auto"/>
              <w:jc w:val="left"/>
              <w:rPr>
                <w:sz w:val="20"/>
                <w:szCs w:val="20"/>
              </w:rPr>
            </w:pPr>
            <w:r>
              <w:rPr>
                <w:sz w:val="20"/>
                <w:szCs w:val="20"/>
              </w:rPr>
              <w:t>Sectores de transición de La Mar y Huanta se controlarán mediante la máscara agrícola.</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Pr>
                <w:sz w:val="20"/>
                <w:szCs w:val="20"/>
              </w:rPr>
              <w:t>Apurímac</w:t>
            </w:r>
          </w:p>
        </w:tc>
        <w:tc>
          <w:tcPr>
            <w:tcW w:w="1894" w:type="dxa"/>
            <w:vAlign w:val="center"/>
          </w:tcPr>
          <w:p w:rsidR="006834F8" w:rsidRPr="00930053" w:rsidRDefault="00000000">
            <w:pPr>
              <w:spacing w:after="0" w:line="240" w:lineRule="auto"/>
              <w:jc w:val="left"/>
              <w:rPr>
                <w:sz w:val="20"/>
                <w:szCs w:val="20"/>
              </w:rPr>
            </w:pPr>
            <w:r>
              <w:rPr>
                <w:sz w:val="20"/>
                <w:szCs w:val="20"/>
              </w:rPr>
              <w:t>7</w:t>
            </w:r>
          </w:p>
        </w:tc>
        <w:tc>
          <w:tcPr>
            <w:tcW w:w="1894" w:type="dxa"/>
            <w:vAlign w:val="center"/>
          </w:tcPr>
          <w:p w:rsidR="006834F8" w:rsidRPr="00930053" w:rsidRDefault="00000000">
            <w:pPr>
              <w:spacing w:after="0" w:line="240" w:lineRule="auto"/>
              <w:jc w:val="left"/>
              <w:rPr>
                <w:sz w:val="20"/>
                <w:szCs w:val="20"/>
              </w:rPr>
            </w:pPr>
            <w:r>
              <w:rPr>
                <w:sz w:val="20"/>
                <w:szCs w:val="20"/>
              </w:rPr>
              <w:t>7</w:t>
            </w:r>
          </w:p>
        </w:tc>
        <w:tc>
          <w:tcPr>
            <w:tcW w:w="1894" w:type="dxa"/>
            <w:vAlign w:val="center"/>
          </w:tcPr>
          <w:p w:rsidR="006834F8" w:rsidRPr="00930053" w:rsidRDefault="00000000">
            <w:pPr>
              <w:spacing w:after="0" w:line="240" w:lineRule="auto"/>
              <w:jc w:val="left"/>
              <w:rPr>
                <w:sz w:val="20"/>
                <w:szCs w:val="20"/>
              </w:rPr>
            </w:pPr>
            <w:r>
              <w:rPr>
                <w:sz w:val="20"/>
                <w:szCs w:val="20"/>
              </w:rPr>
              <w:t xml:space="preserve">Andahuaylas, Chincheros, Abancay, Aymaraes, Grau, Cotabambas y Antabamba.</w:t>
            </w:r>
          </w:p>
        </w:tc>
        <w:tc>
          <w:tcPr>
            <w:tcW w:w="1894" w:type="dxa"/>
            <w:vAlign w:val="center"/>
          </w:tcPr>
          <w:p w:rsidR="006834F8" w:rsidRPr="00930053" w:rsidRDefault="00000000">
            <w:pPr>
              <w:spacing w:after="0" w:line="240" w:lineRule="auto"/>
              <w:jc w:val="left"/>
              <w:rPr>
                <w:sz w:val="20"/>
                <w:szCs w:val="20"/>
              </w:rPr>
            </w:pPr>
            <w:r>
              <w:rPr>
                <w:sz w:val="20"/>
                <w:szCs w:val="20"/>
              </w:rPr>
              <w:t>Sin exclusión preliminar.</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Pr>
                <w:sz w:val="20"/>
                <w:szCs w:val="20"/>
              </w:rPr>
              <w:t>Arequipa</w:t>
            </w:r>
          </w:p>
        </w:tc>
        <w:tc>
          <w:tcPr>
            <w:tcW w:w="1894" w:type="dxa"/>
            <w:vAlign w:val="center"/>
          </w:tcPr>
          <w:p w:rsidR="006834F8" w:rsidRPr="00930053" w:rsidRDefault="00000000">
            <w:pPr>
              <w:spacing w:after="0" w:line="240" w:lineRule="auto"/>
              <w:jc w:val="left"/>
              <w:rPr>
                <w:sz w:val="20"/>
                <w:szCs w:val="20"/>
              </w:rPr>
            </w:pPr>
            <w:r>
              <w:rPr>
                <w:sz w:val="20"/>
                <w:szCs w:val="20"/>
              </w:rPr>
              <w:t>8</w:t>
            </w:r>
          </w:p>
        </w:tc>
        <w:tc>
          <w:tcPr>
            <w:tcW w:w="1894" w:type="dxa"/>
            <w:vAlign w:val="center"/>
          </w:tcPr>
          <w:p w:rsidR="006834F8" w:rsidRPr="00930053" w:rsidRDefault="00000000">
            <w:pPr>
              <w:spacing w:after="0" w:line="240" w:lineRule="auto"/>
              <w:jc w:val="left"/>
              <w:rPr>
                <w:sz w:val="20"/>
                <w:szCs w:val="20"/>
              </w:rPr>
            </w:pPr>
            <w:r>
              <w:rPr>
                <w:sz w:val="20"/>
                <w:szCs w:val="20"/>
              </w:rPr>
              <w:t>4</w:t>
            </w:r>
          </w:p>
        </w:tc>
        <w:tc>
          <w:tcPr>
            <w:tcW w:w="1894" w:type="dxa"/>
            <w:vAlign w:val="center"/>
          </w:tcPr>
          <w:p w:rsidR="006834F8" w:rsidRPr="00930053" w:rsidRDefault="00000000">
            <w:pPr>
              <w:spacing w:after="0" w:line="240" w:lineRule="auto"/>
              <w:jc w:val="left"/>
              <w:rPr>
                <w:sz w:val="20"/>
                <w:szCs w:val="20"/>
              </w:rPr>
            </w:pPr>
            <w:r>
              <w:rPr>
                <w:sz w:val="20"/>
                <w:szCs w:val="20"/>
              </w:rPr>
              <w:t xml:space="preserve">Caylloma, Castilla, Condesuyos y La Unión.</w:t>
            </w:r>
          </w:p>
        </w:tc>
        <w:tc>
          <w:tcPr>
            <w:tcW w:w="1894" w:type="dxa"/>
            <w:vAlign w:val="center"/>
          </w:tcPr>
          <w:p w:rsidR="006834F8" w:rsidRPr="00930053" w:rsidRDefault="00000000">
            <w:pPr>
              <w:spacing w:after="0" w:line="240" w:lineRule="auto"/>
              <w:jc w:val="left"/>
              <w:rPr>
                <w:sz w:val="20"/>
                <w:szCs w:val="20"/>
              </w:rPr>
            </w:pPr>
            <w:r>
              <w:rPr>
                <w:sz w:val="20"/>
                <w:szCs w:val="20"/>
              </w:rPr>
              <w:t>Arequipa, Camaná, Caravelí e Islay: costa y producción predominantemente bajo riego.</w:t>
            </w:r>
          </w:p>
        </w:tc>
      </w:tr>
      <w:tr w:rsidR="006834F8" w:rsidRPr="00930053" w:rsidTr="00836CD0">
        <w:trPr>
          <w:trHeight w:val="386"/>
          <w:jc w:val="center"/>
        </w:trPr>
        <w:tc>
          <w:tcPr>
            <w:tcW w:w="1894" w:type="dxa"/>
            <w:vAlign w:val="center"/>
          </w:tcPr>
          <w:p w:rsidR="006834F8" w:rsidRPr="00930053" w:rsidRDefault="00000000">
            <w:pPr>
              <w:spacing w:after="0" w:line="240" w:lineRule="auto"/>
              <w:jc w:val="left"/>
              <w:rPr>
                <w:sz w:val="20"/>
                <w:szCs w:val="20"/>
              </w:rPr>
            </w:pPr>
            <w:r>
              <w:rPr>
                <w:sz w:val="20"/>
                <w:szCs w:val="20"/>
              </w:rPr>
              <w:t>Junín</w:t>
            </w:r>
          </w:p>
        </w:tc>
        <w:tc>
          <w:tcPr>
            <w:tcW w:w="1894" w:type="dxa"/>
            <w:vAlign w:val="center"/>
          </w:tcPr>
          <w:p w:rsidR="006834F8" w:rsidRPr="00930053" w:rsidRDefault="00000000">
            <w:pPr>
              <w:spacing w:after="0" w:line="240" w:lineRule="auto"/>
              <w:jc w:val="left"/>
              <w:rPr>
                <w:sz w:val="20"/>
                <w:szCs w:val="20"/>
              </w:rPr>
            </w:pPr>
            <w:r>
              <w:rPr>
                <w:sz w:val="20"/>
                <w:szCs w:val="20"/>
              </w:rPr>
              <w:t>9</w:t>
            </w:r>
          </w:p>
        </w:tc>
        <w:tc>
          <w:tcPr>
            <w:tcW w:w="1894" w:type="dxa"/>
            <w:vAlign w:val="center"/>
          </w:tcPr>
          <w:p w:rsidR="006834F8" w:rsidRPr="00930053" w:rsidRDefault="00000000">
            <w:pPr>
              <w:spacing w:after="0" w:line="240" w:lineRule="auto"/>
              <w:jc w:val="left"/>
              <w:rPr>
                <w:sz w:val="20"/>
                <w:szCs w:val="20"/>
              </w:rPr>
            </w:pPr>
            <w:r>
              <w:rPr>
                <w:sz w:val="20"/>
                <w:szCs w:val="20"/>
              </w:rPr>
              <w:t>7</w:t>
            </w:r>
          </w:p>
        </w:tc>
        <w:tc>
          <w:tcPr>
            <w:tcW w:w="1894" w:type="dxa"/>
            <w:vAlign w:val="center"/>
          </w:tcPr>
          <w:p w:rsidR="006834F8" w:rsidRPr="00930053" w:rsidRDefault="00000000">
            <w:pPr>
              <w:spacing w:after="0" w:line="240" w:lineRule="auto"/>
              <w:jc w:val="left"/>
              <w:rPr>
                <w:sz w:val="20"/>
                <w:szCs w:val="20"/>
              </w:rPr>
            </w:pPr>
            <w:r>
              <w:rPr>
                <w:sz w:val="20"/>
                <w:szCs w:val="20"/>
              </w:rPr>
              <w:t>Huancayo, Jauja, Concepción, Chupaca y Tarma.</w:t>
            </w:r>
          </w:p>
        </w:tc>
        <w:tc>
          <w:tcPr>
            <w:tcW w:w="1894" w:type="dxa"/>
            <w:vAlign w:val="center"/>
          </w:tcPr>
          <w:p w:rsidR="006834F8" w:rsidRPr="00930053" w:rsidRDefault="00000000">
            <w:pPr>
              <w:spacing w:after="0" w:line="240" w:lineRule="auto"/>
              <w:jc w:val="left"/>
              <w:rPr>
                <w:sz w:val="20"/>
                <w:szCs w:val="20"/>
              </w:rPr>
            </w:pPr>
            <w:r>
              <w:rPr>
                <w:sz w:val="20"/>
                <w:szCs w:val="20"/>
              </w:rPr>
              <w:t>Satipo y Chanchamayo: selva o ceja de selva.</w:t>
            </w:r>
          </w:p>
        </w:tc>
      </w:tr>
      <w:tr w:rsidR="006834F8" w:rsidRPr="00930053" w:rsidTr="00836CD0">
        <w:trPr>
          <w:trHeight w:val="748"/>
          <w:jc w:val="center"/>
        </w:trPr>
        <w:tc>
          <w:tcPr>
            <w:tcW w:w="1894" w:type="dxa"/>
            <w:vAlign w:val="center"/>
          </w:tcPr>
          <w:p w:rsidR="006834F8" w:rsidRPr="00930053" w:rsidRDefault="00000000">
            <w:pPr>
              <w:spacing w:after="0" w:line="240" w:lineRule="auto"/>
              <w:jc w:val="left"/>
              <w:rPr>
                <w:sz w:val="20"/>
                <w:szCs w:val="20"/>
              </w:rPr>
            </w:pPr>
            <w:r>
              <w:rPr>
                <w:sz w:val="20"/>
                <w:szCs w:val="20"/>
              </w:rPr>
              <w:t>Cusco</w:t>
            </w:r>
          </w:p>
        </w:tc>
        <w:tc>
          <w:tcPr>
            <w:tcW w:w="1894" w:type="dxa"/>
            <w:vAlign w:val="center"/>
          </w:tcPr>
          <w:p w:rsidR="006834F8" w:rsidRPr="00930053" w:rsidRDefault="00000000">
            <w:pPr>
              <w:spacing w:after="0" w:line="240" w:lineRule="auto"/>
              <w:jc w:val="left"/>
              <w:rPr>
                <w:sz w:val="20"/>
                <w:szCs w:val="20"/>
              </w:rPr>
            </w:pPr>
            <w:r>
              <w:rPr>
                <w:sz w:val="20"/>
                <w:szCs w:val="20"/>
              </w:rPr>
              <w:t>13</w:t>
            </w:r>
          </w:p>
        </w:tc>
        <w:tc>
          <w:tcPr>
            <w:tcW w:w="1894" w:type="dxa"/>
            <w:vAlign w:val="center"/>
          </w:tcPr>
          <w:p w:rsidR="006834F8" w:rsidRPr="00930053" w:rsidRDefault="00000000">
            <w:pPr>
              <w:spacing w:after="0" w:line="240" w:lineRule="auto"/>
              <w:jc w:val="left"/>
              <w:rPr>
                <w:sz w:val="20"/>
                <w:szCs w:val="20"/>
              </w:rPr>
            </w:pPr>
            <w:r>
              <w:rPr>
                <w:sz w:val="20"/>
                <w:szCs w:val="20"/>
              </w:rPr>
              <w:t>12</w:t>
            </w:r>
          </w:p>
        </w:tc>
        <w:tc>
          <w:tcPr>
            <w:tcW w:w="1894" w:type="dxa"/>
            <w:vAlign w:val="center"/>
          </w:tcPr>
          <w:p w:rsidR="006834F8" w:rsidRPr="00930053" w:rsidRDefault="00000000">
            <w:pPr>
              <w:spacing w:after="0" w:line="240" w:lineRule="auto"/>
              <w:jc w:val="left"/>
              <w:rPr>
                <w:sz w:val="20"/>
                <w:szCs w:val="20"/>
              </w:rPr>
            </w:pPr>
            <w:r>
              <w:rPr>
                <w:sz w:val="20"/>
                <w:szCs w:val="20"/>
              </w:rPr>
              <w:t>Anta, Calca, Canas, Canchis, Chumbivilcas, Espinar, Paruro, Quispicanchi, Urubamba, Acomayo, Cusco y Paucartambo.</w:t>
            </w:r>
          </w:p>
        </w:tc>
        <w:tc>
          <w:tcPr>
            <w:tcW w:w="1894" w:type="dxa"/>
            <w:vAlign w:val="center"/>
          </w:tcPr>
          <w:p w:rsidR="006834F8" w:rsidRPr="00930053" w:rsidRDefault="00000000">
            <w:pPr>
              <w:spacing w:after="0" w:line="240" w:lineRule="auto"/>
              <w:jc w:val="left"/>
              <w:rPr>
                <w:sz w:val="20"/>
                <w:szCs w:val="20"/>
              </w:rPr>
            </w:pPr>
            <w:r>
              <w:rPr>
                <w:sz w:val="20"/>
                <w:szCs w:val="20"/>
              </w:rPr>
              <w:t>La Convención: selva.</w:t>
            </w:r>
          </w:p>
        </w:tc>
      </w:tr>
      <w:tr w:rsidR="006834F8" w:rsidRPr="00930053" w:rsidTr="00836CD0">
        <w:trPr>
          <w:trHeight w:val="386"/>
          <w:jc w:val="center"/>
        </w:trPr>
        <w:tc>
          <w:tcPr>
            <w:tcW w:w="1894" w:type="dxa"/>
            <w:vAlign w:val="center"/>
          </w:tcPr>
          <w:p w:rsidR="006834F8" w:rsidRPr="00930053" w:rsidRDefault="00000000">
            <w:pPr>
              <w:spacing w:after="0" w:line="240" w:lineRule="auto"/>
              <w:jc w:val="left"/>
              <w:rPr>
                <w:sz w:val="20"/>
                <w:szCs w:val="20"/>
              </w:rPr>
            </w:pPr>
            <w:r>
              <w:rPr>
                <w:sz w:val="20"/>
                <w:szCs w:val="20"/>
              </w:rPr>
              <w:t>La Libertad</w:t>
            </w:r>
          </w:p>
        </w:tc>
        <w:tc>
          <w:tcPr>
            <w:tcW w:w="1894" w:type="dxa"/>
            <w:vAlign w:val="center"/>
          </w:tcPr>
          <w:p w:rsidR="006834F8" w:rsidRPr="00930053" w:rsidRDefault="00000000">
            <w:pPr>
              <w:spacing w:after="0" w:line="240" w:lineRule="auto"/>
              <w:jc w:val="left"/>
              <w:rPr>
                <w:sz w:val="20"/>
                <w:szCs w:val="20"/>
              </w:rPr>
            </w:pPr>
            <w:r>
              <w:rPr>
                <w:sz w:val="20"/>
                <w:szCs w:val="20"/>
              </w:rPr>
              <w:t>12</w:t>
            </w:r>
          </w:p>
        </w:tc>
        <w:tc>
          <w:tcPr>
            <w:tcW w:w="1894" w:type="dxa"/>
            <w:vAlign w:val="center"/>
          </w:tcPr>
          <w:p w:rsidR="006834F8" w:rsidRPr="00930053" w:rsidRDefault="00000000">
            <w:pPr>
              <w:spacing w:after="0" w:line="240" w:lineRule="auto"/>
              <w:jc w:val="left"/>
              <w:rPr>
                <w:sz w:val="20"/>
                <w:szCs w:val="20"/>
              </w:rPr>
            </w:pPr>
            <w:r>
              <w:rPr>
                <w:sz w:val="20"/>
                <w:szCs w:val="20"/>
              </w:rPr>
              <w:t>6</w:t>
            </w:r>
          </w:p>
        </w:tc>
        <w:tc>
          <w:tcPr>
            <w:tcW w:w="1894" w:type="dxa"/>
            <w:vAlign w:val="center"/>
          </w:tcPr>
          <w:p w:rsidR="006834F8" w:rsidRPr="00930053" w:rsidRDefault="00000000">
            <w:pPr>
              <w:spacing w:after="0" w:line="240" w:lineRule="auto"/>
              <w:jc w:val="left"/>
              <w:rPr>
                <w:sz w:val="20"/>
                <w:szCs w:val="20"/>
              </w:rPr>
            </w:pPr>
            <w:r>
              <w:rPr>
                <w:sz w:val="20"/>
                <w:szCs w:val="20"/>
              </w:rPr>
              <w:t>Santiago de Chuco, Julcán, Otuzco, Sánchez Carrión, Bolívar y Pataz.</w:t>
            </w:r>
          </w:p>
        </w:tc>
        <w:tc>
          <w:tcPr>
            <w:tcW w:w="1894" w:type="dxa"/>
            <w:vAlign w:val="center"/>
          </w:tcPr>
          <w:p w:rsidR="006834F8" w:rsidRPr="00930053" w:rsidRDefault="00000000">
            <w:pPr>
              <w:spacing w:after="0" w:line="240" w:lineRule="auto"/>
              <w:jc w:val="left"/>
              <w:rPr>
                <w:sz w:val="20"/>
                <w:szCs w:val="20"/>
              </w:rPr>
            </w:pPr>
            <w:r>
              <w:rPr>
                <w:sz w:val="20"/>
                <w:szCs w:val="20"/>
              </w:rPr>
              <w:t>Provincias costeras bajo riego; Gran Chimú requiere verificación.</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Pr>
                <w:sz w:val="20"/>
                <w:szCs w:val="20"/>
              </w:rPr>
              <w:t>Huancavelica</w:t>
            </w:r>
          </w:p>
        </w:tc>
        <w:tc>
          <w:tcPr>
            <w:tcW w:w="1894" w:type="dxa"/>
            <w:vAlign w:val="center"/>
          </w:tcPr>
          <w:p w:rsidR="006834F8" w:rsidRPr="00930053" w:rsidRDefault="00000000">
            <w:pPr>
              <w:spacing w:after="0" w:line="240" w:lineRule="auto"/>
              <w:jc w:val="left"/>
              <w:rPr>
                <w:sz w:val="20"/>
                <w:szCs w:val="20"/>
              </w:rPr>
            </w:pPr>
            <w:r>
              <w:rPr>
                <w:sz w:val="20"/>
                <w:szCs w:val="20"/>
              </w:rPr>
              <w:t>7</w:t>
            </w:r>
          </w:p>
        </w:tc>
        <w:tc>
          <w:tcPr>
            <w:tcW w:w="1894" w:type="dxa"/>
            <w:vAlign w:val="center"/>
          </w:tcPr>
          <w:p w:rsidR="006834F8" w:rsidRPr="00930053" w:rsidRDefault="00000000">
            <w:pPr>
              <w:spacing w:after="0" w:line="240" w:lineRule="auto"/>
              <w:jc w:val="left"/>
              <w:rPr>
                <w:sz w:val="20"/>
                <w:szCs w:val="20"/>
              </w:rPr>
            </w:pPr>
            <w:r>
              <w:rPr>
                <w:sz w:val="20"/>
                <w:szCs w:val="20"/>
              </w:rPr>
              <w:t>7</w:t>
            </w:r>
          </w:p>
        </w:tc>
        <w:tc>
          <w:tcPr>
            <w:tcW w:w="1894" w:type="dxa"/>
            <w:vAlign w:val="center"/>
          </w:tcPr>
          <w:p w:rsidR="006834F8" w:rsidRPr="00930053" w:rsidRDefault="00000000">
            <w:pPr>
              <w:spacing w:after="0" w:line="240" w:lineRule="auto"/>
              <w:jc w:val="left"/>
              <w:rPr>
                <w:sz w:val="20"/>
                <w:szCs w:val="20"/>
              </w:rPr>
            </w:pPr>
            <w:r>
              <w:rPr>
                <w:sz w:val="20"/>
                <w:szCs w:val="20"/>
              </w:rPr>
              <w:t>Huancavelica, Acobamba, Angaraes, Castrovirreyna, Churcampa, Huaytará y Tayacaja.</w:t>
            </w:r>
          </w:p>
        </w:tc>
        <w:tc>
          <w:tcPr>
            <w:tcW w:w="1894" w:type="dxa"/>
            <w:vAlign w:val="center"/>
          </w:tcPr>
          <w:p w:rsidR="006834F8" w:rsidRPr="00930053" w:rsidRDefault="00000000">
            <w:pPr>
              <w:spacing w:after="0" w:line="240" w:lineRule="auto"/>
              <w:jc w:val="left"/>
              <w:rPr>
                <w:sz w:val="20"/>
                <w:szCs w:val="20"/>
              </w:rPr>
            </w:pPr>
            <w:r>
              <w:rPr>
                <w:sz w:val="20"/>
                <w:szCs w:val="20"/>
              </w:rPr>
              <w:t>Sin exclusión preliminar.</w:t>
            </w:r>
          </w:p>
        </w:tc>
      </w:tr>
      <w:tr w:rsidR="006834F8" w:rsidRPr="00930053" w:rsidTr="00836CD0">
        <w:trPr>
          <w:trHeight w:val="373"/>
          <w:jc w:val="center"/>
        </w:trPr>
        <w:tc>
          <w:tcPr>
            <w:tcW w:w="1894" w:type="dxa"/>
            <w:vAlign w:val="center"/>
          </w:tcPr>
          <w:p w:rsidR="006834F8" w:rsidRPr="00930053" w:rsidRDefault="00000000">
            <w:pPr>
              <w:spacing w:after="0" w:line="240" w:lineRule="auto"/>
              <w:jc w:val="left"/>
              <w:rPr>
                <w:sz w:val="20"/>
                <w:szCs w:val="20"/>
              </w:rPr>
            </w:pPr>
            <w:r>
              <w:rPr>
                <w:sz w:val="20"/>
                <w:szCs w:val="20"/>
              </w:rPr>
              <w:t>Total</w:t>
            </w:r>
          </w:p>
        </w:tc>
        <w:tc>
          <w:tcPr>
            <w:tcW w:w="1894" w:type="dxa"/>
            <w:vAlign w:val="center"/>
          </w:tcPr>
          <w:p w:rsidR="006834F8" w:rsidRPr="00930053" w:rsidRDefault="00000000">
            <w:pPr>
              <w:spacing w:after="0" w:line="240" w:lineRule="auto"/>
              <w:jc w:val="left"/>
              <w:rPr>
                <w:sz w:val="20"/>
                <w:szCs w:val="20"/>
              </w:rPr>
            </w:pPr>
            <w:r>
              <w:rPr>
                <w:sz w:val="20"/>
                <w:szCs w:val="20"/>
              </w:rPr>
              <w:t>80</w:t>
            </w:r>
          </w:p>
        </w:tc>
        <w:tc>
          <w:tcPr>
            <w:tcW w:w="1894" w:type="dxa"/>
            <w:vAlign w:val="center"/>
          </w:tcPr>
          <w:p w:rsidR="006834F8" w:rsidRPr="00930053" w:rsidRDefault="00000000">
            <w:pPr>
              <w:spacing w:after="0" w:line="240" w:lineRule="auto"/>
              <w:jc w:val="left"/>
              <w:rPr>
                <w:sz w:val="20"/>
                <w:szCs w:val="20"/>
              </w:rPr>
            </w:pPr>
            <w:r>
              <w:rPr>
                <w:sz w:val="20"/>
                <w:szCs w:val="20"/>
              </w:rPr>
              <w:t>67</w:t>
            </w:r>
          </w:p>
        </w:tc>
        <w:tc>
          <w:tcPr>
            <w:tcW w:w="1894" w:type="dxa"/>
            <w:vAlign w:val="center"/>
          </w:tcPr>
          <w:p w:rsidR="006834F8" w:rsidRPr="00930053" w:rsidRDefault="00000000">
            <w:pPr>
              <w:spacing w:after="0" w:line="240" w:lineRule="auto"/>
              <w:jc w:val="left"/>
              <w:rPr>
                <w:sz w:val="20"/>
                <w:szCs w:val="20"/>
              </w:rPr>
            </w:pPr>
            <w:r>
              <w:rPr>
                <w:sz w:val="20"/>
                <w:szCs w:val="20"/>
              </w:rPr>
              <w:t>62 provincias con producción documentada de manera preliminar.</w:t>
            </w:r>
          </w:p>
        </w:tc>
        <w:tc>
          <w:tcPr>
            <w:tcW w:w="1894" w:type="dxa"/>
            <w:vAlign w:val="center"/>
          </w:tcPr>
          <w:p w:rsidR="006834F8" w:rsidRPr="00930053" w:rsidRDefault="00000000">
            <w:pPr>
              <w:spacing w:after="0" w:line="240" w:lineRule="auto"/>
              <w:jc w:val="left"/>
              <w:rPr>
                <w:sz w:val="20"/>
                <w:szCs w:val="20"/>
              </w:rPr>
            </w:pPr>
            <w:r>
              <w:rPr>
                <w:sz w:val="20"/>
                <w:szCs w:val="20"/>
              </w:rPr>
              <w:t>La auditoría H1 confirmará la clasificación y los casos de transición.</w:t>
            </w:r>
          </w:p>
        </w:tc>
      </w:tr>
    </w:tbl>
    <w:p w:rsidR="006834F8" w:rsidRPr="00930053" w:rsidRDefault="00000000">
      <w:pPr>
        <w:spacing w:before="80" w:line="240" w:lineRule="auto"/>
      </w:pPr>
      <w:r>
        <w:rPr>
          <w:i/>
          <w:sz w:val="18"/>
        </w:rPr>
        <w:t xml:space="preserve">Nota. </w:t>
      </w:r>
      <w:r>
        <w:rPr>
          <w:sz w:val="18"/>
        </w:rPr>
        <w:t>La ausencia de una provincia en la columna de producción documentada no demuestra ausencia de cultivo. La clasificación definitiva se obtendrá con la matriz oficial descargada y con la fuente territorial declarada en H1.</w:t>
      </w:r>
    </w:p>
    <w:p w:rsidR="006834F8" w:rsidRPr="00930053" w:rsidRDefault="00000000">
      <w:pPr>
        <w:pStyle w:val="Ttulo3"/>
        <w:keepNext/>
      </w:pPr>
      <w:bookmarkStart w:id="83" w:name="_Toc236574090"/>
      <w:r>
        <w:t>4.5.4 Estabilidad de la demarcación territorial en el periodo</w:t>
      </w:r>
      <w:bookmarkEnd w:id="83"/>
    </w:p>
    <w:p w:rsidR="006834F8" w:rsidRPr="00930053" w:rsidRDefault="00000000">
      <w:pPr>
        <w:spacing w:after="0"/>
        <w:ind w:firstLine="425"/>
      </w:pPr>
      <w:r>
        <w:t xml:space="preserve">La auditoría verificará que los códigos y límites provinciales sean comparables durante el periodo analizado. Se normalizarán los nombres mediante el código oficial de ubicación geográfica </w:t>
        <w:lastRenderedPageBreak/>
        <w:t>y se documentará cualquier creación, modificación o variante de nomenclatura que requiera homologación. No se asumirá estabilidad administrativa sin conservar la evidencia de la verificación.</w:t>
      </w:r>
    </w:p>
    <w:p w:rsidR="006834F8" w:rsidRPr="00930053" w:rsidRDefault="00000000">
      <w:pPr>
        <w:pStyle w:val="Ttulo3"/>
        <w:keepNext/>
      </w:pPr>
      <w:bookmarkStart w:id="84" w:name="_Toc236574091"/>
      <w:r>
        <w:t>4.5.5 Estructura de intermitencia del cultivo</w:t>
      </w:r>
      <w:bookmarkEnd w:id="84"/>
    </w:p>
    <w:p w:rsidR="006834F8" w:rsidRPr="00930053" w:rsidRDefault="00000000">
      <w:pPr>
        <w:spacing w:after="0"/>
        <w:ind w:firstLine="425"/>
      </w:pPr>
      <w:r>
        <w:t>La matriz provincia-campaña podrá ser desbalanceada debido a la entrada y salida del cultivo entre campañas. Para evitar que la ausencia de siembra sea interpretada como fracaso productivo, se distinguirán tres situaciones:</w:t>
      </w:r>
    </w:p>
    <w:p w:rsidR="006834F8" w:rsidRPr="00930053" w:rsidRDefault="00000000">
      <w:pPr>
        <w:spacing w:after="0"/>
        <w:ind w:left="340" w:hanging="340"/>
      </w:pPr>
      <w:r>
        <w:rPr>
          <w:b/>
        </w:rPr>
        <w:t xml:space="preserve">1. Cero estructural. </w:t>
      </w:r>
      <w:r>
        <w:t>Provincia sin producción registrada durante todo el periodo accesible. La celda no formará parte de la población elegible.</w:t>
      </w:r>
    </w:p>
    <w:p w:rsidR="006834F8" w:rsidRPr="00930053" w:rsidRDefault="00000000">
      <w:pPr>
        <w:spacing w:after="0"/>
        <w:ind w:left="340" w:hanging="340"/>
      </w:pPr>
      <w:r>
        <w:rPr>
          <w:b/>
        </w:rPr>
        <w:t xml:space="preserve">2. Vacío por intermitencia. </w:t>
      </w:r>
      <w:r>
        <w:t>Provincia que produce en algunas campañas y no en otras. La ausencia se registrará como no elegible para rendimiento, no como rendimiento cero.</w:t>
      </w:r>
    </w:p>
    <w:p w:rsidR="006834F8" w:rsidRPr="00930053" w:rsidRDefault="00000000">
      <w:pPr>
        <w:spacing w:after="0"/>
        <w:ind w:left="340" w:hanging="340"/>
      </w:pPr>
      <w:r>
        <w:rPr>
          <w:b/>
        </w:rPr>
        <w:t xml:space="preserve">3. Dato faltante. </w:t>
      </w:r>
      <w:r>
        <w:t>Provincia-campaña con evidencia de producción, pero con información incompleta o inconsistente. Este caso será objeto de verificación, imputación limitada o exclusión documentada.</w:t>
      </w:r>
    </w:p>
    <w:p w:rsidR="006834F8" w:rsidRPr="00930053" w:rsidRDefault="00000000">
      <w:pPr>
        <w:pStyle w:val="Ttulo3"/>
        <w:keepNext/>
      </w:pPr>
      <w:bookmarkStart w:id="85" w:name="_Toc236574092"/>
      <w:r>
        <w:t>4.5.6 Cálculo escalonado de celdas potencialmente elegibles</w:t>
      </w:r>
      <w:bookmarkEnd w:id="85"/>
    </w:p>
    <w:p w:rsidR="006834F8" w:rsidRPr="00930053" w:rsidRDefault="00000000">
      <w:pPr>
        <w:spacing w:after="0"/>
        <w:ind w:firstLine="425"/>
      </w:pPr>
      <w:r>
        <w:t>El conteo se presentará como una cascada que separe las cifras verificadas de las pendientes. No se asumirá un tamaño poblacional aproximado mediante tasas de ocupación no observadas. La auditoría H1 determinará el número definitivo de celdas con producción y predictores suficientes.</w:t>
      </w:r>
    </w:p>
    <w:p w:rsidR="006834F8" w:rsidRPr="00930053" w:rsidRDefault="00000000">
      <w:pPr>
        <w:keepNext/>
        <w:spacing w:before="240" w:after="0"/>
      </w:pPr>
      <w:r>
        <w:rPr>
          <w:b/>
        </w:rPr>
        <w:t>Tabla 5</w:t>
      </w:r>
    </w:p>
    <w:p w:rsidR="006834F8" w:rsidRPr="00930053" w:rsidRDefault="00000000">
      <w:pPr>
        <w:keepNext/>
        <w:spacing w:after="100"/>
      </w:pPr>
      <w:r>
        <w:rPr>
          <w:i/>
        </w:rPr>
        <w:t>Cálculo escalonado de celdas potencialmente elegibles</w:t>
      </w:r>
    </w:p>
    <w:tbl>
      <w:tblPr>
        <w:tblW w:w="9396" w:type="dxa"/>
        <w:jc w:val="center"/>
        <w:tblLayout w:type="fixed"/>
        <w:tblCellMar>
          <w:top w:w="50" w:type="dxa"/>
          <w:left w:w="70" w:type="dxa"/>
          <w:bottom w:w="50" w:type="dxa"/>
          <w:right w:w="70" w:type="dxa"/>
        </w:tblCellMar>
        <w:tblLook w:val="04A0" w:firstRow="1" w:lastRow="0" w:firstColumn="1" w:lastColumn="0" w:noHBand="0" w:noVBand="1"/>
      </w:tblPr>
      <w:tblGrid>
        <w:gridCol w:w="2350"/>
        <w:gridCol w:w="2349"/>
        <w:gridCol w:w="2350"/>
        <w:gridCol w:w="2347"/>
      </w:tblGrid>
      <w:tr w:rsidR="006834F8" w:rsidRPr="00930053" w:rsidTr="00836CD0">
        <w:trPr>
          <w:trHeight w:val="209"/>
          <w:tblHeader/>
          <w:jc w:val="center"/>
        </w:trPr>
        <w:tc>
          <w:tcPr>
            <w:tcW w:w="2350" w:type="dxa"/>
            <w:shd w:val="clear" w:color="auto" w:fill="D9E2F3"/>
            <w:vAlign w:val="center"/>
          </w:tcPr>
          <w:p w:rsidR="006834F8" w:rsidRPr="00930053" w:rsidRDefault="00000000">
            <w:pPr>
              <w:spacing w:after="0" w:line="240" w:lineRule="auto"/>
              <w:jc w:val="left"/>
              <w:rPr>
                <w:sz w:val="20"/>
                <w:szCs w:val="32"/>
              </w:rPr>
            </w:pPr>
            <w:r>
              <w:rPr>
                <w:b/>
                <w:sz w:val="20"/>
                <w:szCs w:val="32"/>
              </w:rPr>
              <w:t>Nivel</w:t>
            </w:r>
          </w:p>
        </w:tc>
        <w:tc>
          <w:tcPr>
            <w:tcW w:w="2349" w:type="dxa"/>
            <w:shd w:val="clear" w:color="auto" w:fill="D9E2F3"/>
            <w:vAlign w:val="center"/>
          </w:tcPr>
          <w:p w:rsidR="006834F8" w:rsidRPr="00930053" w:rsidRDefault="00000000">
            <w:pPr>
              <w:spacing w:after="0" w:line="240" w:lineRule="auto"/>
              <w:jc w:val="left"/>
              <w:rPr>
                <w:sz w:val="20"/>
                <w:szCs w:val="32"/>
              </w:rPr>
            </w:pPr>
            <w:r>
              <w:rPr>
                <w:b/>
                <w:sz w:val="20"/>
                <w:szCs w:val="32"/>
              </w:rPr>
              <w:t>Restricción</w:t>
            </w:r>
          </w:p>
        </w:tc>
        <w:tc>
          <w:tcPr>
            <w:tcW w:w="2350" w:type="dxa"/>
            <w:shd w:val="clear" w:color="auto" w:fill="D9E2F3"/>
            <w:vAlign w:val="center"/>
          </w:tcPr>
          <w:p w:rsidR="006834F8" w:rsidRPr="00930053" w:rsidRDefault="00000000">
            <w:pPr>
              <w:spacing w:after="0" w:line="240" w:lineRule="auto"/>
              <w:jc w:val="left"/>
              <w:rPr>
                <w:sz w:val="20"/>
                <w:szCs w:val="32"/>
              </w:rPr>
            </w:pPr>
            <w:r>
              <w:rPr>
                <w:b/>
                <w:sz w:val="20"/>
                <w:szCs w:val="32"/>
              </w:rPr>
              <w:t>Cálculo / celdas</w:t>
            </w:r>
          </w:p>
        </w:tc>
        <w:tc>
          <w:tcPr>
            <w:tcW w:w="2347" w:type="dxa"/>
            <w:shd w:val="clear" w:color="auto" w:fill="D9E2F3"/>
            <w:vAlign w:val="center"/>
          </w:tcPr>
          <w:p w:rsidR="006834F8" w:rsidRPr="00930053" w:rsidRDefault="00000000">
            <w:pPr>
              <w:spacing w:after="0" w:line="240" w:lineRule="auto"/>
              <w:jc w:val="left"/>
              <w:rPr>
                <w:sz w:val="20"/>
                <w:szCs w:val="32"/>
              </w:rPr>
            </w:pPr>
            <w:r>
              <w:rPr>
                <w:b/>
                <w:sz w:val="20"/>
                <w:szCs w:val="32"/>
              </w:rPr>
              <w:t>Estado</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Pr>
                <w:sz w:val="20"/>
                <w:szCs w:val="32"/>
              </w:rPr>
              <w:t>N0</w:t>
            </w:r>
          </w:p>
        </w:tc>
        <w:tc>
          <w:tcPr>
            <w:tcW w:w="2349" w:type="dxa"/>
            <w:vAlign w:val="center"/>
          </w:tcPr>
          <w:p w:rsidR="006834F8" w:rsidRPr="00930053" w:rsidRDefault="00000000">
            <w:pPr>
              <w:spacing w:after="0" w:line="240" w:lineRule="auto"/>
              <w:jc w:val="left"/>
              <w:rPr>
                <w:sz w:val="20"/>
                <w:szCs w:val="32"/>
              </w:rPr>
            </w:pPr>
            <w:r>
              <w:rPr>
                <w:sz w:val="20"/>
                <w:szCs w:val="32"/>
              </w:rPr>
              <w:t>Todas las provincias de los ocho departamentos por 10 campañas.</w:t>
            </w:r>
          </w:p>
        </w:tc>
        <w:tc>
          <w:tcPr>
            <w:tcW w:w="2350" w:type="dxa"/>
            <w:vAlign w:val="center"/>
          </w:tcPr>
          <w:p w:rsidR="006834F8" w:rsidRPr="00930053" w:rsidRDefault="00000000">
            <w:pPr>
              <w:spacing w:after="0" w:line="240" w:lineRule="auto"/>
              <w:jc w:val="left"/>
              <w:rPr>
                <w:sz w:val="20"/>
                <w:szCs w:val="32"/>
              </w:rPr>
            </w:pPr>
            <w:r>
              <w:rPr>
                <w:sz w:val="20"/>
                <w:szCs w:val="32"/>
              </w:rPr>
              <w:t>80 × 10 = 800</w:t>
            </w:r>
          </w:p>
        </w:tc>
        <w:tc>
          <w:tcPr>
            <w:tcW w:w="2347" w:type="dxa"/>
            <w:vAlign w:val="center"/>
          </w:tcPr>
          <w:p w:rsidR="006834F8" w:rsidRPr="00930053" w:rsidRDefault="00000000">
            <w:pPr>
              <w:spacing w:after="0" w:line="240" w:lineRule="auto"/>
              <w:jc w:val="left"/>
              <w:rPr>
                <w:sz w:val="20"/>
                <w:szCs w:val="32"/>
              </w:rPr>
            </w:pPr>
            <w:r>
              <w:rPr>
                <w:sz w:val="20"/>
                <w:szCs w:val="32"/>
              </w:rPr>
              <w:t>Confirmado con datos reales (Hito H1, 2026-09-12).</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Pr>
                <w:sz w:val="20"/>
                <w:szCs w:val="32"/>
              </w:rPr>
              <w:t>N1</w:t>
            </w:r>
          </w:p>
        </w:tc>
        <w:tc>
          <w:tcPr>
            <w:tcW w:w="2349" w:type="dxa"/>
            <w:vAlign w:val="center"/>
          </w:tcPr>
          <w:p w:rsidR="006834F8" w:rsidRPr="00930053" w:rsidRDefault="00000000">
            <w:pPr>
              <w:spacing w:after="0" w:line="240" w:lineRule="auto"/>
              <w:jc w:val="left"/>
              <w:rPr>
                <w:sz w:val="20"/>
                <w:szCs w:val="32"/>
              </w:rPr>
            </w:pPr>
            <w:r>
              <w:rPr>
                <w:sz w:val="20"/>
                <w:szCs w:val="32"/>
              </w:rPr>
              <w:t>Exclusión preliminar de Satipo, Chanchamayo y La Convención.</w:t>
            </w:r>
          </w:p>
        </w:tc>
        <w:tc>
          <w:tcPr>
            <w:tcW w:w="2350" w:type="dxa"/>
            <w:vAlign w:val="center"/>
          </w:tcPr>
          <w:p w:rsidR="006834F8" w:rsidRPr="00930053" w:rsidRDefault="00000000">
            <w:pPr>
              <w:spacing w:after="0" w:line="240" w:lineRule="auto"/>
              <w:jc w:val="left"/>
              <w:rPr>
                <w:sz w:val="20"/>
                <w:szCs w:val="32"/>
              </w:rPr>
            </w:pPr>
            <w:r>
              <w:rPr>
                <w:sz w:val="20"/>
                <w:szCs w:val="32"/>
              </w:rPr>
              <w:t>77 × 10 = 770</w:t>
            </w:r>
          </w:p>
        </w:tc>
        <w:tc>
          <w:tcPr>
            <w:tcW w:w="2347" w:type="dxa"/>
            <w:vAlign w:val="center"/>
          </w:tcPr>
          <w:p w:rsidR="006834F8" w:rsidRPr="00930053" w:rsidRDefault="00000000">
            <w:pPr>
              <w:spacing w:after="0" w:line="240" w:lineRule="auto"/>
              <w:jc w:val="left"/>
              <w:rPr>
                <w:sz w:val="20"/>
                <w:szCs w:val="32"/>
              </w:rPr>
            </w:pPr>
            <w:r>
              <w:rPr>
                <w:sz w:val="20"/>
                <w:szCs w:val="32"/>
              </w:rPr>
              <w:t>Confirmado con datos reales (Hito H1).</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Pr>
                <w:sz w:val="20"/>
                <w:szCs w:val="32"/>
              </w:rPr>
              <w:t>N2</w:t>
            </w:r>
          </w:p>
        </w:tc>
        <w:tc>
          <w:tcPr>
            <w:tcW w:w="2349" w:type="dxa"/>
            <w:vAlign w:val="center"/>
          </w:tcPr>
          <w:p w:rsidR="006834F8" w:rsidRPr="00930053" w:rsidRDefault="00000000">
            <w:pPr>
              <w:spacing w:after="0" w:line="240" w:lineRule="auto"/>
              <w:jc w:val="left"/>
              <w:rPr>
                <w:sz w:val="20"/>
                <w:szCs w:val="32"/>
              </w:rPr>
            </w:pPr>
            <w:r>
              <w:rPr>
                <w:sz w:val="20"/>
                <w:szCs w:val="32"/>
              </w:rPr>
              <w:t>Exclusión preliminar de diez provincias costeras bajo riego y Gran Chimú (pendiente de verificación).</w:t>
            </w:r>
          </w:p>
        </w:tc>
        <w:tc>
          <w:tcPr>
            <w:tcW w:w="2350" w:type="dxa"/>
            <w:vAlign w:val="center"/>
          </w:tcPr>
          <w:p w:rsidR="006834F8" w:rsidRPr="00930053" w:rsidRDefault="00000000">
            <w:pPr>
              <w:spacing w:after="0" w:line="240" w:lineRule="auto"/>
              <w:jc w:val="left"/>
              <w:rPr>
                <w:sz w:val="20"/>
                <w:szCs w:val="32"/>
              </w:rPr>
            </w:pPr>
            <w:r>
              <w:rPr>
                <w:sz w:val="20"/>
                <w:szCs w:val="32"/>
              </w:rPr>
              <w:t>67 × 10 = 670</w:t>
            </w:r>
          </w:p>
        </w:tc>
        <w:tc>
          <w:tcPr>
            <w:tcW w:w="2347" w:type="dxa"/>
            <w:vAlign w:val="center"/>
          </w:tcPr>
          <w:p w:rsidR="006834F8" w:rsidRPr="00930053" w:rsidRDefault="00000000">
            <w:pPr>
              <w:spacing w:after="0" w:line="240" w:lineRule="auto"/>
              <w:jc w:val="left"/>
              <w:rPr>
                <w:sz w:val="20"/>
                <w:szCs w:val="32"/>
              </w:rPr>
            </w:pPr>
            <w:r>
              <w:rPr>
                <w:sz w:val="20"/>
                <w:szCs w:val="32"/>
              </w:rPr>
              <w:t>Confirmado con datos reales (Hito H1).</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Pr>
                <w:sz w:val="20"/>
                <w:szCs w:val="32"/>
              </w:rPr>
              <w:t>N3</w:t>
            </w:r>
          </w:p>
        </w:tc>
        <w:tc>
          <w:tcPr>
            <w:tcW w:w="2349" w:type="dxa"/>
            <w:vAlign w:val="center"/>
          </w:tcPr>
          <w:p w:rsidR="006834F8" w:rsidRPr="00930053" w:rsidRDefault="00000000">
            <w:pPr>
              <w:spacing w:after="0" w:line="240" w:lineRule="auto"/>
              <w:jc w:val="left"/>
              <w:rPr>
                <w:sz w:val="20"/>
                <w:szCs w:val="32"/>
              </w:rPr>
            </w:pPr>
            <w:r>
              <w:rPr>
                <w:sz w:val="20"/>
                <w:szCs w:val="32"/>
              </w:rPr>
              <w:t>Provincias con producción documentada preliminarmente.</w:t>
            </w:r>
          </w:p>
        </w:tc>
        <w:tc>
          <w:tcPr>
            <w:tcW w:w="2350" w:type="dxa"/>
            <w:vAlign w:val="center"/>
          </w:tcPr>
          <w:p w:rsidR="006834F8" w:rsidRPr="00930053" w:rsidRDefault="00000000">
            <w:pPr>
              <w:spacing w:after="0" w:line="240" w:lineRule="auto"/>
              <w:jc w:val="left"/>
              <w:rPr>
                <w:sz w:val="20"/>
                <w:szCs w:val="32"/>
              </w:rPr>
            </w:pPr>
            <w:r>
              <w:rPr>
                <w:sz w:val="20"/>
                <w:szCs w:val="32"/>
              </w:rPr>
              <w:t>62 × 10 = 620</w:t>
            </w:r>
          </w:p>
        </w:tc>
        <w:tc>
          <w:tcPr>
            <w:tcW w:w="2347" w:type="dxa"/>
            <w:vAlign w:val="center"/>
          </w:tcPr>
          <w:p w:rsidR="006834F8" w:rsidRPr="00930053" w:rsidRDefault="00000000">
            <w:pPr>
              <w:spacing w:after="0" w:line="240" w:lineRule="auto"/>
              <w:jc w:val="left"/>
              <w:rPr>
                <w:sz w:val="20"/>
                <w:szCs w:val="32"/>
              </w:rPr>
            </w:pPr>
            <w:r>
              <w:rPr>
                <w:sz w:val="20"/>
                <w:szCs w:val="32"/>
              </w:rPr>
              <w:t>Confirmado con datos reales (Hito H1).</w:t>
            </w:r>
          </w:p>
        </w:tc>
      </w:tr>
      <w:tr w:rsidR="006834F8" w:rsidRPr="00930053" w:rsidTr="00836CD0">
        <w:trPr>
          <w:trHeight w:val="209"/>
          <w:jc w:val="center"/>
        </w:trPr>
        <w:tc>
          <w:tcPr>
            <w:tcW w:w="2350" w:type="dxa"/>
            <w:vAlign w:val="center"/>
          </w:tcPr>
          <w:p w:rsidR="006834F8" w:rsidRPr="00930053" w:rsidRDefault="00000000">
            <w:pPr>
              <w:spacing w:after="0" w:line="240" w:lineRule="auto"/>
              <w:jc w:val="left"/>
              <w:rPr>
                <w:sz w:val="20"/>
                <w:szCs w:val="32"/>
              </w:rPr>
            </w:pPr>
            <w:r>
              <w:rPr>
                <w:sz w:val="20"/>
                <w:szCs w:val="32"/>
              </w:rPr>
              <w:t>N4</w:t>
            </w:r>
          </w:p>
        </w:tc>
        <w:tc>
          <w:tcPr>
            <w:tcW w:w="2349" w:type="dxa"/>
            <w:vAlign w:val="center"/>
          </w:tcPr>
          <w:p w:rsidR="006834F8" w:rsidRPr="00930053" w:rsidRDefault="00000000">
            <w:pPr>
              <w:spacing w:after="0" w:line="240" w:lineRule="auto"/>
              <w:jc w:val="left"/>
              <w:rPr>
                <w:sz w:val="20"/>
                <w:szCs w:val="32"/>
              </w:rPr>
            </w:pPr>
            <w:r>
              <w:rPr>
                <w:sz w:val="20"/>
                <w:szCs w:val="32"/>
              </w:rPr>
              <w:t>Celdas con producción mayor que cero.</w:t>
            </w:r>
          </w:p>
        </w:tc>
        <w:tc>
          <w:tcPr>
            <w:tcW w:w="2350" w:type="dxa"/>
            <w:vAlign w:val="center"/>
          </w:tcPr>
          <w:p w:rsidR="006834F8" w:rsidRPr="00930053" w:rsidRDefault="00000000">
            <w:pPr>
              <w:spacing w:after="0" w:line="240" w:lineRule="auto"/>
              <w:jc w:val="left"/>
              <w:rPr>
                <w:sz w:val="20"/>
                <w:szCs w:val="32"/>
              </w:rPr>
            </w:pPr>
            <w:r>
              <w:rPr>
                <w:sz w:val="20"/>
                <w:szCs w:val="32"/>
              </w:rPr>
              <w:t>604</w:t>
            </w:r>
          </w:p>
        </w:tc>
        <w:tc>
          <w:tcPr>
            <w:tcW w:w="2347" w:type="dxa"/>
            <w:vAlign w:val="center"/>
          </w:tcPr>
          <w:p w:rsidR="006834F8" w:rsidRPr="00930053" w:rsidRDefault="00000000">
            <w:pPr>
              <w:spacing w:after="0" w:line="240" w:lineRule="auto"/>
              <w:jc w:val="left"/>
              <w:rPr>
                <w:sz w:val="20"/>
                <w:szCs w:val="32"/>
              </w:rPr>
            </w:pPr>
            <w:r>
              <w:rPr>
                <w:sz w:val="20"/>
                <w:szCs w:val="32"/>
              </w:rPr>
              <w:t>Confirmado: 604 de 620 celdas elegibles (97,4 % de cobertura real), Hito H1, 2026-09-12.</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Pr>
                <w:sz w:val="20"/>
                <w:szCs w:val="32"/>
              </w:rPr>
              <w:t>N5</w:t>
            </w:r>
          </w:p>
        </w:tc>
        <w:tc>
          <w:tcPr>
            <w:tcW w:w="2349" w:type="dxa"/>
            <w:vAlign w:val="center"/>
          </w:tcPr>
          <w:p w:rsidR="006834F8" w:rsidRPr="00930053" w:rsidRDefault="00000000">
            <w:pPr>
              <w:spacing w:after="0" w:line="240" w:lineRule="auto"/>
              <w:jc w:val="left"/>
              <w:rPr>
                <w:sz w:val="20"/>
                <w:szCs w:val="32"/>
              </w:rPr>
            </w:pPr>
            <w:r>
              <w:rPr>
                <w:sz w:val="20"/>
                <w:szCs w:val="32"/>
              </w:rPr>
              <w:t>Celdas que cumplen cobertura y calidad de predictores.</w:t>
            </w:r>
          </w:p>
        </w:tc>
        <w:tc>
          <w:tcPr>
            <w:tcW w:w="2350" w:type="dxa"/>
            <w:vAlign w:val="center"/>
          </w:tcPr>
          <w:p w:rsidR="006834F8" w:rsidRPr="00930053" w:rsidRDefault="00000000">
            <w:pPr>
              <w:spacing w:after="0" w:line="240" w:lineRule="auto"/>
              <w:jc w:val="left"/>
              <w:rPr>
                <w:sz w:val="20"/>
                <w:szCs w:val="32"/>
              </w:rPr>
            </w:pPr>
            <w:r>
              <w:rPr>
                <w:sz w:val="20"/>
                <w:szCs w:val="32"/>
              </w:rPr>
              <w:t>Por determinar</w:t>
            </w:r>
          </w:p>
        </w:tc>
        <w:tc>
          <w:tcPr>
            <w:tcW w:w="2347" w:type="dxa"/>
            <w:vAlign w:val="center"/>
          </w:tcPr>
          <w:p w:rsidR="006834F8" w:rsidRPr="00930053" w:rsidRDefault="00000000">
            <w:pPr>
              <w:spacing w:after="0" w:line="240" w:lineRule="auto"/>
              <w:jc w:val="left"/>
              <w:rPr>
                <w:sz w:val="20"/>
                <w:szCs w:val="32"/>
              </w:rPr>
            </w:pPr>
            <w:r>
              <w:rPr>
                <w:sz w:val="20"/>
                <w:szCs w:val="32"/>
              </w:rPr>
              <w:t>Tamaño definitivo del conjunto analítico.</w:t>
            </w:r>
          </w:p>
        </w:tc>
      </w:tr>
    </w:tbl>
    <w:p w:rsidR="006834F8" w:rsidRPr="00930053" w:rsidRDefault="00000000">
      <w:pPr>
        <w:spacing w:before="80" w:line="240" w:lineRule="auto"/>
      </w:pPr>
      <w:r>
        <w:rPr>
          <w:i/>
          <w:sz w:val="18"/>
        </w:rPr>
        <w:lastRenderedPageBreak/>
        <w:t xml:space="preserve">Nota. </w:t>
      </w:r>
      <w:r>
        <w:rPr>
          <w:sz w:val="18"/>
        </w:rPr>
        <w:t>N4 y N5 no se estimarán mediante tasas supuestas. Se informarán con desagregación por campaña y departamento al cierre de H1.</w:t>
      </w:r>
    </w:p>
    <w:p w:rsidR="006834F8" w:rsidRPr="00930053" w:rsidRDefault="00000000">
      <w:pPr>
        <w:pStyle w:val="Ttulo3"/>
        <w:keepNext/>
      </w:pPr>
      <w:bookmarkStart w:id="86" w:name="_Toc236574093"/>
      <w:r>
        <w:t>4.5.7 Bloques temporales de información</w:t>
      </w:r>
      <w:bookmarkEnd w:id="86"/>
    </w:p>
    <w:p w:rsidR="006834F8" w:rsidRPr="00930053" w:rsidRDefault="00000000">
      <w:pPr>
        <w:spacing w:after="0"/>
        <w:ind w:firstLine="425"/>
      </w:pPr>
      <w:r>
        <w:t xml:space="preserve">El número de observaciones provincia-campaña no equivale al número de unidades independientes. Las provincias de una misma campaña comparten perturbaciones climáticas regionales y pueden presentar dependencia espacial; las campañas sucesivas también pueden estar autocorrelacionadas. En consecuencia, existirán hasta diez bloques temporales potenciales (periodo enmendado 2016-2025 tras la auditoría H1, 2026-09-12; ver sección 1.5), sujetos a cobertura y dependencia. Esta estructura limita el número de campañas externas y la potencia para detectar diferencias pequeñas.</w:t>
      </w:r>
    </w:p>
    <w:p w:rsidR="006834F8" w:rsidRPr="00930053" w:rsidRDefault="00000000">
      <w:pPr>
        <w:pStyle w:val="Ttulo2"/>
        <w:keepNext/>
      </w:pPr>
      <w:bookmarkStart w:id="87" w:name="_Toc236574094"/>
      <w:r>
        <w:rPr>
          <w:sz w:val="24"/>
        </w:rPr>
        <w:t>4.6 Tamaño y conformación censal del conjunto analítico</w:t>
      </w:r>
      <w:bookmarkEnd w:id="87"/>
    </w:p>
    <w:p w:rsidR="006834F8" w:rsidRPr="00930053" w:rsidRDefault="00000000">
      <w:pPr>
        <w:spacing w:after="0"/>
        <w:ind w:firstLine="425"/>
      </w:pPr>
      <w:r>
        <w:t>Se incorporará la totalidad de observaciones provincia-campaña que satisfagan los criterios de elegibilidad y calidad. Por tanto, no se realizará muestreo probabilístico ni no probabilístico; el procedimiento será una inclusión exhaustiva de la población accesible elegible, coherente con el uso de registros administrativos (Hernández-Sampieri y Mendoza, 2018; Supo Condori y Zacarías, 2024).</w:t>
      </w:r>
    </w:p>
    <w:p w:rsidR="006834F8" w:rsidRPr="00930053" w:rsidRDefault="00000000">
      <w:pPr>
        <w:spacing w:after="0"/>
        <w:ind w:firstLine="425"/>
      </w:pPr>
      <w:r>
        <w:t>El tamaño definitivo será N5 de la Tabla 5. No procede aplicar una fórmula de tamaño muestral basada en precisión y confianza, porque no se extraerá una submuestra para inferir sobre la población accesible. La capacidad del modelo y el número de campañas externas se ajustarán al tamaño observado después de H1.</w:t>
      </w:r>
    </w:p>
    <w:p w:rsidR="006834F8" w:rsidRPr="00930053" w:rsidRDefault="00000000">
      <w:pPr>
        <w:pStyle w:val="Ttulo2"/>
        <w:keepNext/>
      </w:pPr>
      <w:bookmarkStart w:id="88" w:name="_Toc236574095"/>
      <w:r>
        <w:rPr>
          <w:sz w:val="24"/>
        </w:rPr>
        <w:t>4.7 Criterios de elegibilidad y depuración del conjunto analítico</w:t>
      </w:r>
      <w:bookmarkEnd w:id="88"/>
    </w:p>
    <w:p w:rsidR="006834F8" w:rsidRPr="00930053" w:rsidRDefault="00000000">
      <w:pPr>
        <w:spacing w:after="0"/>
        <w:ind w:firstLine="425"/>
      </w:pPr>
      <w:r>
        <w:t>Los criterios se aplicarán de forma preespecificada y todas las exclusiones se registrarán con su motivo. La depuración no utilizará información de las campañas externas para fijar parámetros de transformación.</w:t>
      </w:r>
    </w:p>
    <w:p w:rsidR="006834F8" w:rsidRPr="00930053" w:rsidRDefault="00000000">
      <w:pPr>
        <w:spacing w:after="0"/>
      </w:pPr>
      <w:r>
        <w:rPr>
          <w:b/>
        </w:rPr>
        <w:t>Criterios de inclusión.</w:t>
      </w:r>
    </w:p>
    <w:p w:rsidR="006834F8" w:rsidRPr="00930053" w:rsidRDefault="00000000">
      <w:pPr>
        <w:spacing w:after="0"/>
        <w:ind w:left="340" w:hanging="340"/>
      </w:pPr>
      <w:r>
        <w:rPr>
          <w:b/>
        </w:rPr>
        <w:t xml:space="preserve">1. Producción registrada. </w:t>
      </w:r>
      <w:r>
        <w:t>La observación provincia-campaña deberá registrar producción de quinua mayor que cero y superficie cosechada positiva.</w:t>
      </w:r>
    </w:p>
    <w:p w:rsidR="006834F8" w:rsidRPr="00930053" w:rsidRDefault="00000000">
      <w:pPr>
        <w:spacing w:after="0"/>
        <w:ind w:left="340" w:hanging="340"/>
      </w:pPr>
      <w:r>
        <w:rPr>
          <w:b/>
        </w:rPr>
        <w:t xml:space="preserve">2. Ámbito territorial. </w:t>
      </w:r>
      <w:r>
        <w:t>La provincia deberá pertenecer al ámbito altoandino definido con la clasificación territorial oficial. Los casos de transición se resolverán con evidencia de la superficie agrícola y quedarán documentados.</w:t>
      </w:r>
    </w:p>
    <w:p w:rsidR="006834F8" w:rsidRPr="00930053" w:rsidRDefault="00000000">
      <w:pPr>
        <w:spacing w:after="0"/>
        <w:ind w:left="340" w:hanging="340"/>
      </w:pPr>
      <w:r>
        <w:rPr>
          <w:b/>
        </w:rPr>
        <w:t xml:space="preserve">3. Completitud mínima. </w:t>
      </w:r>
      <w:r>
        <w:t>Cada predictor y fase deberá presentar al menos 80 % de pasos válidos antes de la interpolación limitada. Este umbral es una regla operacional y se someterá a análisis de sensibilidad.</w:t>
      </w:r>
    </w:p>
    <w:p w:rsidR="006834F8" w:rsidRPr="00930053" w:rsidRDefault="00000000">
      <w:pPr>
        <w:spacing w:after="0"/>
        <w:ind w:left="340" w:hanging="340"/>
      </w:pPr>
      <w:r>
        <w:rPr>
          <w:b/>
        </w:rPr>
        <w:lastRenderedPageBreak/>
        <w:t xml:space="preserve">4. Disponibilidad temporal. </w:t>
      </w:r>
      <w:r>
        <w:t>Solo se utilizarán datos disponibles hasta el horizonte de pronóstico correspondiente.</w:t>
      </w:r>
    </w:p>
    <w:p w:rsidR="006834F8" w:rsidRPr="00930053" w:rsidRDefault="00000000">
      <w:pPr>
        <w:spacing w:after="0"/>
      </w:pPr>
      <w:r>
        <w:rPr>
          <w:b/>
        </w:rPr>
        <w:t>Criterios de exclusión.</w:t>
      </w:r>
    </w:p>
    <w:p w:rsidR="006834F8" w:rsidRPr="00930053" w:rsidRDefault="00000000">
      <w:pPr>
        <w:spacing w:after="0"/>
        <w:ind w:left="340" w:hanging="340"/>
      </w:pPr>
      <w:r>
        <w:rPr>
          <w:b/>
        </w:rPr>
        <w:t xml:space="preserve">1. Inconsistencia no resoluble. </w:t>
      </w:r>
      <w:r>
        <w:t>Se excluirán celdas cuya producción, superficie o rendimiento no puedan conciliarse entre fuentes después de la verificación.</w:t>
      </w:r>
    </w:p>
    <w:p w:rsidR="006834F8" w:rsidRPr="00930053" w:rsidRDefault="00000000">
      <w:pPr>
        <w:spacing w:after="0"/>
        <w:ind w:left="340" w:hanging="340"/>
      </w:pPr>
      <w:r>
        <w:rPr>
          <w:b/>
        </w:rPr>
        <w:t xml:space="preserve">2. Cobertura insuficiente. </w:t>
      </w:r>
      <w:r>
        <w:t>Se excluirán observaciones que superen 20 % de faltantes por predictor y fase o no permitan reconstruir la secuencia sin extrapolación extensa.</w:t>
      </w:r>
    </w:p>
    <w:p w:rsidR="006834F8" w:rsidRPr="00930053" w:rsidRDefault="00000000">
      <w:pPr>
        <w:spacing w:after="0"/>
        <w:ind w:left="340" w:hanging="340"/>
      </w:pPr>
      <w:r>
        <w:rPr>
          <w:b/>
        </w:rPr>
        <w:t xml:space="preserve">3. Valores potencialmente erróneos. </w:t>
      </w:r>
      <w:r>
        <w:t>Los rendimientos extremos se marcarán para revisión, pero no se eliminarán automáticamente. El rango plausible y la tolerancia por redondeo se definirán antes de H1 con documentación oficial y se conservará un registro de cada decisión.</w:t>
      </w:r>
    </w:p>
    <w:p w:rsidR="006834F8" w:rsidRPr="00930053" w:rsidRDefault="00000000">
      <w:pPr>
        <w:spacing w:after="0"/>
        <w:ind w:left="340" w:hanging="340"/>
      </w:pPr>
      <w:r>
        <w:rPr>
          <w:b/>
        </w:rPr>
        <w:t xml:space="preserve">4. Régimen productivo no comparable. </w:t>
      </w:r>
      <w:r>
        <w:t>Se excluirán provincias predominantemente costeras bajo riego y provincias de selva cuando no correspondan al sistema altoandino de secano delimitado.</w:t>
      </w:r>
    </w:p>
    <w:p w:rsidR="006834F8" w:rsidRPr="00930053" w:rsidRDefault="00000000">
      <w:pPr>
        <w:pStyle w:val="Ttulo2"/>
        <w:keepNext/>
      </w:pPr>
      <w:bookmarkStart w:id="89" w:name="_Toc236574096"/>
      <w:r>
        <w:rPr>
          <w:sz w:val="24"/>
        </w:rPr>
        <w:t>4.8 Riesgos remanentes de disponibilidad de datos</w:t>
      </w:r>
      <w:bookmarkEnd w:id="89"/>
    </w:p>
    <w:p w:rsidR="006834F8" w:rsidRPr="00930053" w:rsidRDefault="00000000">
      <w:pPr>
        <w:spacing w:after="0"/>
        <w:ind w:firstLine="425"/>
      </w:pPr>
      <w:r>
        <w:t>La auditoría documental acredita la existencia de vías de acceso, pero la viabilidad definitiva depende de la descarga y del control de calidad. Los criterios de activación se expresan en relación con las necesidades del diseño, sin presentar umbrales arbitrarios como verdades universales.</w:t>
      </w:r>
    </w:p>
    <w:p w:rsidR="006834F8" w:rsidRPr="00930053" w:rsidRDefault="00000000">
      <w:pPr>
        <w:keepNext/>
        <w:spacing w:before="240" w:after="0"/>
      </w:pPr>
      <w:r>
        <w:rPr>
          <w:b/>
        </w:rPr>
        <w:t>Tabla 6</w:t>
      </w:r>
    </w:p>
    <w:p w:rsidR="006834F8" w:rsidRPr="00930053" w:rsidRDefault="00000000">
      <w:pPr>
        <w:keepNext/>
        <w:spacing w:after="100"/>
      </w:pPr>
      <w:r>
        <w:rPr>
          <w:i/>
        </w:rPr>
        <w:t>Riesgos remanentes de disponibilidad de datos y respuestas previstas</w:t>
      </w:r>
    </w:p>
    <w:tbl>
      <w:tblPr>
        <w:tblW w:w="9534" w:type="dxa"/>
        <w:jc w:val="center"/>
        <w:tblLayout w:type="fixed"/>
        <w:tblCellMar>
          <w:top w:w="50" w:type="dxa"/>
          <w:left w:w="70" w:type="dxa"/>
          <w:bottom w:w="50" w:type="dxa"/>
          <w:right w:w="70" w:type="dxa"/>
        </w:tblCellMar>
        <w:tblLook w:val="04A0" w:firstRow="1" w:lastRow="0" w:firstColumn="1" w:lastColumn="0" w:noHBand="0" w:noVBand="1"/>
      </w:tblPr>
      <w:tblGrid>
        <w:gridCol w:w="2384"/>
        <w:gridCol w:w="2384"/>
        <w:gridCol w:w="2384"/>
        <w:gridCol w:w="2382"/>
      </w:tblGrid>
      <w:tr w:rsidR="006834F8" w:rsidRPr="00930053" w:rsidTr="00836CD0">
        <w:trPr>
          <w:trHeight w:val="209"/>
          <w:tblHeader/>
          <w:jc w:val="center"/>
        </w:trPr>
        <w:tc>
          <w:tcPr>
            <w:tcW w:w="2384" w:type="dxa"/>
            <w:shd w:val="clear" w:color="auto" w:fill="D9E2F3"/>
            <w:vAlign w:val="center"/>
          </w:tcPr>
          <w:p w:rsidR="006834F8" w:rsidRPr="00930053" w:rsidRDefault="00000000">
            <w:pPr>
              <w:spacing w:after="0" w:line="240" w:lineRule="auto"/>
              <w:jc w:val="left"/>
              <w:rPr>
                <w:sz w:val="20"/>
                <w:szCs w:val="32"/>
              </w:rPr>
            </w:pPr>
            <w:r>
              <w:rPr>
                <w:b/>
                <w:sz w:val="20"/>
                <w:szCs w:val="32"/>
              </w:rPr>
              <w:t>Riesgo</w:t>
            </w:r>
          </w:p>
        </w:tc>
        <w:tc>
          <w:tcPr>
            <w:tcW w:w="2384" w:type="dxa"/>
            <w:shd w:val="clear" w:color="auto" w:fill="D9E2F3"/>
            <w:vAlign w:val="center"/>
          </w:tcPr>
          <w:p w:rsidR="006834F8" w:rsidRPr="00930053" w:rsidRDefault="00000000">
            <w:pPr>
              <w:spacing w:after="0" w:line="240" w:lineRule="auto"/>
              <w:jc w:val="left"/>
              <w:rPr>
                <w:sz w:val="20"/>
                <w:szCs w:val="32"/>
              </w:rPr>
            </w:pPr>
            <w:r>
              <w:rPr>
                <w:b/>
                <w:sz w:val="20"/>
                <w:szCs w:val="32"/>
              </w:rPr>
              <w:t>Condición de activación</w:t>
            </w:r>
          </w:p>
        </w:tc>
        <w:tc>
          <w:tcPr>
            <w:tcW w:w="2384" w:type="dxa"/>
            <w:shd w:val="clear" w:color="auto" w:fill="D9E2F3"/>
            <w:vAlign w:val="center"/>
          </w:tcPr>
          <w:p w:rsidR="006834F8" w:rsidRPr="00930053" w:rsidRDefault="00000000">
            <w:pPr>
              <w:spacing w:after="0" w:line="240" w:lineRule="auto"/>
              <w:jc w:val="left"/>
              <w:rPr>
                <w:sz w:val="20"/>
                <w:szCs w:val="32"/>
              </w:rPr>
            </w:pPr>
            <w:r>
              <w:rPr>
                <w:b/>
                <w:sz w:val="20"/>
                <w:szCs w:val="32"/>
              </w:rPr>
              <w:t>Efecto</w:t>
            </w:r>
          </w:p>
        </w:tc>
        <w:tc>
          <w:tcPr>
            <w:tcW w:w="2382" w:type="dxa"/>
            <w:shd w:val="clear" w:color="auto" w:fill="D9E2F3"/>
            <w:vAlign w:val="center"/>
          </w:tcPr>
          <w:p w:rsidR="006834F8" w:rsidRPr="00930053" w:rsidRDefault="00000000">
            <w:pPr>
              <w:spacing w:after="0" w:line="240" w:lineRule="auto"/>
              <w:jc w:val="left"/>
              <w:rPr>
                <w:sz w:val="20"/>
                <w:szCs w:val="32"/>
              </w:rPr>
            </w:pPr>
            <w:r>
              <w:rPr>
                <w:b/>
                <w:sz w:val="20"/>
                <w:szCs w:val="32"/>
              </w:rPr>
              <w:t>Respuesta prevista</w:t>
            </w:r>
          </w:p>
        </w:tc>
      </w:tr>
      <w:tr w:rsidR="006834F8" w:rsidRPr="00930053" w:rsidTr="00836CD0">
        <w:trPr>
          <w:trHeight w:val="608"/>
          <w:jc w:val="center"/>
        </w:trPr>
        <w:tc>
          <w:tcPr>
            <w:tcW w:w="2384" w:type="dxa"/>
            <w:vAlign w:val="center"/>
          </w:tcPr>
          <w:p w:rsidR="006834F8" w:rsidRPr="00930053" w:rsidRDefault="00000000">
            <w:pPr>
              <w:spacing w:after="0" w:line="240" w:lineRule="auto"/>
              <w:jc w:val="left"/>
              <w:rPr>
                <w:sz w:val="20"/>
                <w:szCs w:val="32"/>
              </w:rPr>
            </w:pPr>
            <w:r>
              <w:rPr>
                <w:sz w:val="20"/>
                <w:szCs w:val="32"/>
              </w:rPr>
              <w:t>Cobertura provincial más corta que el periodo propuesto</w:t>
            </w:r>
          </w:p>
        </w:tc>
        <w:tc>
          <w:tcPr>
            <w:tcW w:w="2384" w:type="dxa"/>
            <w:vAlign w:val="center"/>
          </w:tcPr>
          <w:p w:rsidR="006834F8" w:rsidRPr="00930053" w:rsidRDefault="00000000">
            <w:pPr>
              <w:spacing w:after="0" w:line="240" w:lineRule="auto"/>
              <w:jc w:val="left"/>
              <w:rPr>
                <w:sz w:val="20"/>
                <w:szCs w:val="32"/>
              </w:rPr>
            </w:pPr>
            <w:r>
              <w:rPr>
                <w:sz w:val="20"/>
                <w:szCs w:val="32"/>
              </w:rPr>
              <w:t>La serie no permite conformar una ventana inicial de entrenamiento y varias campañas externas.</w:t>
            </w:r>
          </w:p>
        </w:tc>
        <w:tc>
          <w:tcPr>
            <w:tcW w:w="2384" w:type="dxa"/>
            <w:vAlign w:val="center"/>
          </w:tcPr>
          <w:p w:rsidR="006834F8" w:rsidRPr="00930053" w:rsidRDefault="00000000">
            <w:pPr>
              <w:spacing w:after="0" w:line="240" w:lineRule="auto"/>
              <w:jc w:val="left"/>
              <w:rPr>
                <w:sz w:val="20"/>
                <w:szCs w:val="32"/>
              </w:rPr>
            </w:pPr>
            <w:r>
              <w:rPr>
                <w:sz w:val="20"/>
                <w:szCs w:val="32"/>
              </w:rPr>
              <w:t>Reducción del horizonte temporal y de la precisión de los contrastes.</w:t>
            </w:r>
          </w:p>
        </w:tc>
        <w:tc>
          <w:tcPr>
            <w:tcW w:w="2382" w:type="dxa"/>
            <w:vAlign w:val="center"/>
          </w:tcPr>
          <w:p w:rsidR="006834F8" w:rsidRPr="00930053" w:rsidRDefault="00000000">
            <w:pPr>
              <w:spacing w:after="0" w:line="240" w:lineRule="auto"/>
              <w:jc w:val="left"/>
              <w:rPr>
                <w:sz w:val="20"/>
                <w:szCs w:val="32"/>
              </w:rPr>
            </w:pPr>
            <w:r>
              <w:rPr>
                <w:sz w:val="20"/>
                <w:szCs w:val="32"/>
              </w:rPr>
              <w:t>Acotar el periodo a la cobertura común, recalcular las campañas externas y documentar la enmienda antes del entrenamiento.</w:t>
            </w:r>
          </w:p>
        </w:tc>
      </w:tr>
      <w:tr w:rsidR="006834F8" w:rsidRPr="00930053" w:rsidTr="00836CD0">
        <w:trPr>
          <w:trHeight w:val="621"/>
          <w:jc w:val="center"/>
        </w:trPr>
        <w:tc>
          <w:tcPr>
            <w:tcW w:w="2384" w:type="dxa"/>
            <w:vAlign w:val="center"/>
          </w:tcPr>
          <w:p w:rsidR="006834F8" w:rsidRPr="00930053" w:rsidRDefault="00000000">
            <w:pPr>
              <w:spacing w:after="0" w:line="240" w:lineRule="auto"/>
              <w:jc w:val="left"/>
              <w:rPr>
                <w:sz w:val="20"/>
                <w:szCs w:val="32"/>
              </w:rPr>
            </w:pPr>
            <w:r>
              <w:rPr>
                <w:sz w:val="20"/>
                <w:szCs w:val="32"/>
              </w:rPr>
              <w:t>Rendimiento no disponible a escala provincial</w:t>
            </w:r>
          </w:p>
        </w:tc>
        <w:tc>
          <w:tcPr>
            <w:tcW w:w="2384" w:type="dxa"/>
            <w:vAlign w:val="center"/>
          </w:tcPr>
          <w:p w:rsidR="006834F8" w:rsidRPr="00930053" w:rsidRDefault="00000000">
            <w:pPr>
              <w:spacing w:after="0" w:line="240" w:lineRule="auto"/>
              <w:jc w:val="left"/>
              <w:rPr>
                <w:sz w:val="20"/>
                <w:szCs w:val="32"/>
              </w:rPr>
            </w:pPr>
            <w:r>
              <w:rPr>
                <w:sz w:val="20"/>
                <w:szCs w:val="32"/>
              </w:rPr>
              <w:t>Producción y superficie tampoco permiten reconstruirlo de manera consistente.</w:t>
            </w:r>
          </w:p>
        </w:tc>
        <w:tc>
          <w:tcPr>
            <w:tcW w:w="2384" w:type="dxa"/>
            <w:vAlign w:val="center"/>
          </w:tcPr>
          <w:p w:rsidR="006834F8" w:rsidRPr="00930053" w:rsidRDefault="00000000">
            <w:pPr>
              <w:spacing w:after="0" w:line="240" w:lineRule="auto"/>
              <w:jc w:val="left"/>
              <w:rPr>
                <w:sz w:val="20"/>
                <w:szCs w:val="32"/>
              </w:rPr>
            </w:pPr>
            <w:r>
              <w:rPr>
                <w:sz w:val="20"/>
                <w:szCs w:val="32"/>
              </w:rPr>
              <w:t>Inviabilidad de la unidad provincia-campaña.</w:t>
            </w:r>
          </w:p>
        </w:tc>
        <w:tc>
          <w:tcPr>
            <w:tcW w:w="2382" w:type="dxa"/>
            <w:vAlign w:val="center"/>
          </w:tcPr>
          <w:p w:rsidR="006834F8" w:rsidRPr="00930053" w:rsidRDefault="00000000">
            <w:pPr>
              <w:spacing w:after="0" w:line="240" w:lineRule="auto"/>
              <w:jc w:val="left"/>
              <w:rPr>
                <w:sz w:val="20"/>
                <w:szCs w:val="32"/>
              </w:rPr>
            </w:pPr>
            <w:r>
              <w:rPr>
                <w:sz w:val="20"/>
                <w:szCs w:val="32"/>
              </w:rPr>
              <w:t>Suspender el diseño actual y elaborar una enmienda metodológica; no cambiar automáticamente a departamento-campaña.</w:t>
            </w:r>
          </w:p>
        </w:tc>
      </w:tr>
      <w:tr w:rsidR="006834F8" w:rsidRPr="00930053" w:rsidTr="00836CD0">
        <w:trPr>
          <w:trHeight w:val="621"/>
          <w:jc w:val="center"/>
        </w:trPr>
        <w:tc>
          <w:tcPr>
            <w:tcW w:w="2384" w:type="dxa"/>
            <w:vAlign w:val="center"/>
          </w:tcPr>
          <w:p w:rsidR="006834F8" w:rsidRPr="00930053" w:rsidRDefault="00000000">
            <w:pPr>
              <w:spacing w:after="0" w:line="240" w:lineRule="auto"/>
              <w:jc w:val="left"/>
              <w:rPr>
                <w:sz w:val="20"/>
                <w:szCs w:val="32"/>
              </w:rPr>
            </w:pPr>
            <w:r>
              <w:rPr>
                <w:sz w:val="20"/>
                <w:szCs w:val="32"/>
              </w:rPr>
              <w:t>Cobertura insuficiente de predictores</w:t>
            </w:r>
          </w:p>
        </w:tc>
        <w:tc>
          <w:tcPr>
            <w:tcW w:w="2384" w:type="dxa"/>
            <w:vAlign w:val="center"/>
          </w:tcPr>
          <w:p w:rsidR="006834F8" w:rsidRPr="00930053" w:rsidRDefault="00000000">
            <w:pPr>
              <w:spacing w:after="0" w:line="240" w:lineRule="auto"/>
              <w:jc w:val="left"/>
              <w:rPr>
                <w:sz w:val="20"/>
                <w:szCs w:val="32"/>
              </w:rPr>
            </w:pPr>
            <w:r>
              <w:rPr>
                <w:sz w:val="20"/>
                <w:szCs w:val="32"/>
              </w:rPr>
              <w:t>Una proporción sustantiva de celdas elegibles no alcanza el criterio de completitud.</w:t>
            </w:r>
          </w:p>
        </w:tc>
        <w:tc>
          <w:tcPr>
            <w:tcW w:w="2384" w:type="dxa"/>
            <w:vAlign w:val="center"/>
          </w:tcPr>
          <w:p w:rsidR="006834F8" w:rsidRPr="00930053" w:rsidRDefault="00000000">
            <w:pPr>
              <w:spacing w:after="0" w:line="240" w:lineRule="auto"/>
              <w:jc w:val="left"/>
              <w:rPr>
                <w:sz w:val="20"/>
                <w:szCs w:val="32"/>
              </w:rPr>
            </w:pPr>
            <w:r>
              <w:rPr>
                <w:sz w:val="20"/>
                <w:szCs w:val="32"/>
              </w:rPr>
              <w:t>Reducción del conjunto analítico y posibles sesgos de selección.</w:t>
            </w:r>
          </w:p>
        </w:tc>
        <w:tc>
          <w:tcPr>
            <w:tcW w:w="2382" w:type="dxa"/>
            <w:vAlign w:val="center"/>
          </w:tcPr>
          <w:p w:rsidR="006834F8" w:rsidRPr="00930053" w:rsidRDefault="00000000">
            <w:pPr>
              <w:spacing w:after="0" w:line="240" w:lineRule="auto"/>
              <w:jc w:val="left"/>
              <w:rPr>
                <w:sz w:val="20"/>
                <w:szCs w:val="32"/>
              </w:rPr>
            </w:pPr>
            <w:r>
              <w:rPr>
                <w:sz w:val="20"/>
                <w:szCs w:val="32"/>
              </w:rPr>
              <w:t>Usar productos grillados homogéneos, aplicar interpolación limitada y analizar sensibilidad al umbral; si persiste, reducir el alcance.</w:t>
            </w:r>
          </w:p>
        </w:tc>
      </w:tr>
      <w:tr w:rsidR="006834F8" w:rsidRPr="00930053" w:rsidTr="00836CD0">
        <w:trPr>
          <w:trHeight w:val="409"/>
          <w:jc w:val="center"/>
        </w:trPr>
        <w:tc>
          <w:tcPr>
            <w:tcW w:w="2384" w:type="dxa"/>
            <w:vAlign w:val="center"/>
          </w:tcPr>
          <w:p w:rsidR="006834F8" w:rsidRPr="00930053" w:rsidRDefault="00000000">
            <w:pPr>
              <w:spacing w:after="0" w:line="240" w:lineRule="auto"/>
              <w:jc w:val="left"/>
              <w:rPr>
                <w:sz w:val="20"/>
                <w:szCs w:val="32"/>
              </w:rPr>
            </w:pPr>
            <w:r>
              <w:rPr>
                <w:sz w:val="20"/>
                <w:szCs w:val="32"/>
              </w:rPr>
              <w:t>Señal espectral poco representativa de quinua</w:t>
            </w:r>
          </w:p>
        </w:tc>
        <w:tc>
          <w:tcPr>
            <w:tcW w:w="2384" w:type="dxa"/>
            <w:vAlign w:val="center"/>
          </w:tcPr>
          <w:p w:rsidR="006834F8" w:rsidRPr="00930053" w:rsidRDefault="00000000">
            <w:pPr>
              <w:spacing w:after="0" w:line="240" w:lineRule="auto"/>
              <w:jc w:val="left"/>
              <w:rPr>
                <w:sz w:val="20"/>
                <w:szCs w:val="32"/>
              </w:rPr>
            </w:pPr>
            <w:r>
              <w:rPr>
                <w:sz w:val="20"/>
                <w:szCs w:val="32"/>
              </w:rPr>
              <w:t>El NDVI agrícola presenta baja correspondencia con la participación de la quinua.</w:t>
            </w:r>
          </w:p>
        </w:tc>
        <w:tc>
          <w:tcPr>
            <w:tcW w:w="2384" w:type="dxa"/>
            <w:vAlign w:val="center"/>
          </w:tcPr>
          <w:p w:rsidR="006834F8" w:rsidRPr="00930053" w:rsidRDefault="00000000">
            <w:pPr>
              <w:spacing w:after="0" w:line="240" w:lineRule="auto"/>
              <w:jc w:val="left"/>
              <w:rPr>
                <w:sz w:val="20"/>
                <w:szCs w:val="32"/>
              </w:rPr>
            </w:pPr>
            <w:r>
              <w:rPr>
                <w:sz w:val="20"/>
                <w:szCs w:val="32"/>
              </w:rPr>
              <w:t>Amenaza a la validez de constructo.</w:t>
            </w:r>
          </w:p>
        </w:tc>
        <w:tc>
          <w:tcPr>
            <w:tcW w:w="2382" w:type="dxa"/>
            <w:vAlign w:val="center"/>
          </w:tcPr>
          <w:p w:rsidR="006834F8" w:rsidRPr="00930053" w:rsidRDefault="00000000">
            <w:pPr>
              <w:spacing w:after="0" w:line="240" w:lineRule="auto"/>
              <w:jc w:val="left"/>
              <w:rPr>
                <w:sz w:val="20"/>
                <w:szCs w:val="32"/>
              </w:rPr>
            </w:pPr>
            <w:r>
              <w:rPr>
                <w:sz w:val="20"/>
                <w:szCs w:val="32"/>
              </w:rPr>
              <w:t>Estratificar por participación de quinua, ponderar análisis y reportar resultados de sensibilidad.</w:t>
            </w:r>
          </w:p>
        </w:tc>
      </w:tr>
    </w:tbl>
    <w:p w:rsidR="006834F8" w:rsidRPr="00930053" w:rsidRDefault="00000000">
      <w:pPr>
        <w:spacing w:before="80" w:line="240" w:lineRule="auto"/>
      </w:pPr>
      <w:r>
        <w:rPr>
          <w:i/>
          <w:sz w:val="18"/>
        </w:rPr>
        <w:t xml:space="preserve">Nota. </w:t>
      </w:r>
      <w:r>
        <w:rPr>
          <w:sz w:val="18"/>
        </w:rPr>
        <w:t>Las decisiones que alteren la unidad de análisis, el periodo o las hipótesis requerirán una enmienda previa y trazable del proyecto.</w:t>
      </w:r>
    </w:p>
    <w:p w:rsidR="006834F8" w:rsidRPr="00930053" w:rsidRDefault="00000000">
      <w:pPr>
        <w:pStyle w:val="Ttulo2"/>
        <w:keepNext/>
      </w:pPr>
      <w:bookmarkStart w:id="90" w:name="_Toc236574097"/>
      <w:r>
        <w:rPr>
          <w:sz w:val="24"/>
        </w:rPr>
        <w:lastRenderedPageBreak/>
        <w:t>4.9 Técnicas, instrumentos y fuentes de datos</w:t>
      </w:r>
      <w:bookmarkEnd w:id="90"/>
    </w:p>
    <w:p w:rsidR="006834F8" w:rsidRPr="00930053" w:rsidRDefault="00000000">
      <w:pPr>
        <w:spacing w:after="0"/>
        <w:ind w:firstLine="425"/>
      </w:pPr>
      <w:r>
        <w:t xml:space="preserve">La primera técnica será el análisis documental y la extracción de datos secundarios. Su instrumento será una ficha estructurada de extracción y control con campos para fuente, versión, variable, unidad, resolución, fecha de descarga, cobertura, reglas de transformación y resultados de calidad. La segunda técnica será la experimentación computacional, instrumentada mediante el protocolo experimental que registrará particiones, modelos, hiperparámetros, semillas, métricas y resultados. La tercera técnica será el análisis de explicaciones, cuyo instrumento será una matriz de atribuciones y validación SHAP.</w:t>
      </w:r>
    </w:p>
    <w:p w:rsidR="006834F8" w:rsidRPr="00930053" w:rsidRDefault="00000000">
      <w:pPr>
        <w:spacing w:after="0"/>
        <w:ind w:firstLine="425"/>
      </w:pPr>
      <w:r>
        <w:t xml:space="preserve">Para mantener homogeneidad espacial y temporal, CHIRPS se utilizará como fuente principal de precipitación y ERA5-Land como fuente principal de temperatura y radiación; los registros del SENAMHI se emplearán para evaluar concordancia y sesgo. El NDVI se obtendrá de MODIS MOD13Q1 V061. Python y Google Earth Engine serán herramientas de procesamiento, no instrumentos de medición.</w:t>
      </w:r>
    </w:p>
    <w:p w:rsidR="006834F8" w:rsidRPr="00930053" w:rsidRDefault="00000000">
      <w:pPr>
        <w:keepNext/>
        <w:spacing w:before="240" w:after="0"/>
      </w:pPr>
      <w:r>
        <w:rPr>
          <w:b/>
        </w:rPr>
        <w:t>Tabla 7</w:t>
      </w:r>
    </w:p>
    <w:p w:rsidR="006834F8" w:rsidRPr="00930053" w:rsidRDefault="00000000">
      <w:pPr>
        <w:keepNext/>
        <w:spacing w:after="100"/>
      </w:pPr>
      <w:r>
        <w:rPr>
          <w:i/>
        </w:rPr>
        <w:t>Fuentes de datos, resolución y regla de agregación</w:t>
      </w:r>
    </w:p>
    <w:tbl>
      <w:tblPr>
        <w:tblW w:w="9450" w:type="dxa"/>
        <w:jc w:val="center"/>
        <w:tblLayout w:type="fixed"/>
        <w:tblCellMar>
          <w:top w:w="50" w:type="dxa"/>
          <w:left w:w="70" w:type="dxa"/>
          <w:bottom w:w="50" w:type="dxa"/>
          <w:right w:w="70" w:type="dxa"/>
        </w:tblCellMar>
        <w:tblLook w:val="04A0" w:firstRow="1" w:lastRow="0" w:firstColumn="1" w:lastColumn="0" w:noHBand="0" w:noVBand="1"/>
      </w:tblPr>
      <w:tblGrid>
        <w:gridCol w:w="1890"/>
        <w:gridCol w:w="1890"/>
        <w:gridCol w:w="1890"/>
        <w:gridCol w:w="1890"/>
        <w:gridCol w:w="1890"/>
      </w:tblGrid>
      <w:tr w:rsidR="006834F8" w:rsidRPr="00930053" w:rsidTr="00836CD0">
        <w:trPr>
          <w:trHeight w:val="194"/>
          <w:tblHeader/>
          <w:jc w:val="center"/>
        </w:trPr>
        <w:tc>
          <w:tcPr>
            <w:tcW w:w="1890" w:type="dxa"/>
            <w:shd w:val="clear" w:color="auto" w:fill="D9E2F3"/>
            <w:vAlign w:val="center"/>
          </w:tcPr>
          <w:p w:rsidR="006834F8" w:rsidRPr="00930053" w:rsidRDefault="00000000">
            <w:pPr>
              <w:spacing w:after="0" w:line="240" w:lineRule="auto"/>
              <w:jc w:val="left"/>
              <w:rPr>
                <w:sz w:val="20"/>
                <w:szCs w:val="32"/>
              </w:rPr>
            </w:pPr>
            <w:r>
              <w:rPr>
                <w:b/>
                <w:sz w:val="20"/>
                <w:szCs w:val="32"/>
              </w:rPr>
              <w:t>Variable</w:t>
            </w:r>
          </w:p>
        </w:tc>
        <w:tc>
          <w:tcPr>
            <w:tcW w:w="1890" w:type="dxa"/>
            <w:shd w:val="clear" w:color="auto" w:fill="D9E2F3"/>
            <w:vAlign w:val="center"/>
          </w:tcPr>
          <w:p w:rsidR="006834F8" w:rsidRPr="00930053" w:rsidRDefault="00000000">
            <w:pPr>
              <w:spacing w:after="0" w:line="240" w:lineRule="auto"/>
              <w:jc w:val="left"/>
              <w:rPr>
                <w:sz w:val="20"/>
                <w:szCs w:val="32"/>
              </w:rPr>
            </w:pPr>
            <w:r>
              <w:rPr>
                <w:b/>
                <w:sz w:val="20"/>
                <w:szCs w:val="32"/>
              </w:rPr>
              <w:t>Fuente principal</w:t>
            </w:r>
          </w:p>
        </w:tc>
        <w:tc>
          <w:tcPr>
            <w:tcW w:w="1890" w:type="dxa"/>
            <w:shd w:val="clear" w:color="auto" w:fill="D9E2F3"/>
            <w:vAlign w:val="center"/>
          </w:tcPr>
          <w:p w:rsidR="006834F8" w:rsidRPr="00930053" w:rsidRDefault="00000000">
            <w:pPr>
              <w:spacing w:after="0" w:line="240" w:lineRule="auto"/>
              <w:jc w:val="left"/>
              <w:rPr>
                <w:sz w:val="20"/>
                <w:szCs w:val="32"/>
              </w:rPr>
            </w:pPr>
            <w:r>
              <w:rPr>
                <w:b/>
                <w:sz w:val="20"/>
                <w:szCs w:val="32"/>
              </w:rPr>
              <w:t>Resolución espacial</w:t>
            </w:r>
          </w:p>
        </w:tc>
        <w:tc>
          <w:tcPr>
            <w:tcW w:w="1890" w:type="dxa"/>
            <w:shd w:val="clear" w:color="auto" w:fill="D9E2F3"/>
            <w:vAlign w:val="center"/>
          </w:tcPr>
          <w:p w:rsidR="006834F8" w:rsidRPr="00930053" w:rsidRDefault="00000000">
            <w:pPr>
              <w:spacing w:after="0" w:line="240" w:lineRule="auto"/>
              <w:jc w:val="left"/>
              <w:rPr>
                <w:sz w:val="20"/>
                <w:szCs w:val="32"/>
              </w:rPr>
            </w:pPr>
            <w:r>
              <w:rPr>
                <w:b/>
                <w:sz w:val="20"/>
                <w:szCs w:val="32"/>
              </w:rPr>
              <w:t>Resolución temporal</w:t>
            </w:r>
          </w:p>
        </w:tc>
        <w:tc>
          <w:tcPr>
            <w:tcW w:w="1890" w:type="dxa"/>
            <w:shd w:val="clear" w:color="auto" w:fill="D9E2F3"/>
            <w:vAlign w:val="center"/>
          </w:tcPr>
          <w:p w:rsidR="006834F8" w:rsidRPr="00930053" w:rsidRDefault="00000000">
            <w:pPr>
              <w:spacing w:after="0" w:line="240" w:lineRule="auto"/>
              <w:jc w:val="left"/>
              <w:rPr>
                <w:sz w:val="20"/>
                <w:szCs w:val="32"/>
              </w:rPr>
            </w:pPr>
            <w:r>
              <w:rPr>
                <w:b/>
                <w:sz w:val="20"/>
                <w:szCs w:val="32"/>
              </w:rPr>
              <w:t>Regla de tratamiento</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Pr>
                <w:sz w:val="20"/>
                <w:szCs w:val="32"/>
              </w:rPr>
              <w:t>Rendimiento, producción y superficie</w:t>
            </w:r>
          </w:p>
        </w:tc>
        <w:tc>
          <w:tcPr>
            <w:tcW w:w="1890" w:type="dxa"/>
            <w:vAlign w:val="center"/>
          </w:tcPr>
          <w:p w:rsidR="006834F8" w:rsidRPr="00930053" w:rsidRDefault="00000000">
            <w:pPr>
              <w:spacing w:after="0" w:line="240" w:lineRule="auto"/>
              <w:jc w:val="left"/>
              <w:rPr>
                <w:sz w:val="20"/>
                <w:szCs w:val="32"/>
              </w:rPr>
            </w:pPr>
            <w:r>
              <w:rPr>
                <w:sz w:val="20"/>
                <w:szCs w:val="32"/>
              </w:rPr>
              <w:t>SIEA-MIDAGRI; contraste con SIRTOD-INEI</w:t>
            </w:r>
          </w:p>
        </w:tc>
        <w:tc>
          <w:tcPr>
            <w:tcW w:w="1890" w:type="dxa"/>
            <w:vAlign w:val="center"/>
          </w:tcPr>
          <w:p w:rsidR="006834F8" w:rsidRPr="00930053" w:rsidRDefault="00000000">
            <w:pPr>
              <w:spacing w:after="0" w:line="240" w:lineRule="auto"/>
              <w:jc w:val="left"/>
              <w:rPr>
                <w:sz w:val="20"/>
                <w:szCs w:val="32"/>
              </w:rPr>
            </w:pPr>
            <w:r>
              <w:rPr>
                <w:sz w:val="20"/>
                <w:szCs w:val="32"/>
              </w:rPr>
              <w:t>Provincia</w:t>
            </w:r>
          </w:p>
        </w:tc>
        <w:tc>
          <w:tcPr>
            <w:tcW w:w="1890" w:type="dxa"/>
            <w:vAlign w:val="center"/>
          </w:tcPr>
          <w:p w:rsidR="006834F8" w:rsidRPr="00930053" w:rsidRDefault="00000000">
            <w:pPr>
              <w:spacing w:after="0" w:line="240" w:lineRule="auto"/>
              <w:jc w:val="left"/>
              <w:rPr>
                <w:sz w:val="20"/>
                <w:szCs w:val="32"/>
              </w:rPr>
            </w:pPr>
            <w:r>
              <w:rPr>
                <w:sz w:val="20"/>
                <w:szCs w:val="32"/>
              </w:rPr>
              <w:t>Campaña</w:t>
            </w:r>
          </w:p>
        </w:tc>
        <w:tc>
          <w:tcPr>
            <w:tcW w:w="1890" w:type="dxa"/>
            <w:vAlign w:val="center"/>
          </w:tcPr>
          <w:p w:rsidR="006834F8" w:rsidRPr="00930053" w:rsidRDefault="00000000">
            <w:pPr>
              <w:spacing w:after="0" w:line="240" w:lineRule="auto"/>
              <w:jc w:val="left"/>
              <w:rPr>
                <w:sz w:val="20"/>
                <w:szCs w:val="32"/>
              </w:rPr>
            </w:pPr>
            <w:r>
              <w:rPr>
                <w:sz w:val="20"/>
                <w:szCs w:val="32"/>
              </w:rPr>
              <w:t>Variable objetivo y verificación producción/superficie cosechada.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Pr>
                <w:sz w:val="20"/>
                <w:szCs w:val="32"/>
              </w:rPr>
              <w:t>Precipitación</w:t>
            </w:r>
          </w:p>
        </w:tc>
        <w:tc>
          <w:tcPr>
            <w:tcW w:w="1890" w:type="dxa"/>
            <w:vAlign w:val="center"/>
          </w:tcPr>
          <w:p w:rsidR="006834F8" w:rsidRPr="00930053" w:rsidRDefault="00000000">
            <w:pPr>
              <w:spacing w:after="0" w:line="240" w:lineRule="auto"/>
              <w:jc w:val="left"/>
              <w:rPr>
                <w:sz w:val="20"/>
                <w:szCs w:val="32"/>
              </w:rPr>
            </w:pPr>
            <w:r>
              <w:rPr>
                <w:sz w:val="20"/>
                <w:szCs w:val="32"/>
              </w:rPr>
              <w:t>CHIRPS v2.0; validación SENAMHI</w:t>
            </w:r>
          </w:p>
        </w:tc>
        <w:tc>
          <w:tcPr>
            <w:tcW w:w="1890" w:type="dxa"/>
            <w:vAlign w:val="center"/>
          </w:tcPr>
          <w:p w:rsidR="006834F8" w:rsidRPr="00930053" w:rsidRDefault="00000000">
            <w:pPr>
              <w:spacing w:after="0" w:line="240" w:lineRule="auto"/>
              <w:jc w:val="left"/>
              <w:rPr>
                <w:sz w:val="20"/>
                <w:szCs w:val="32"/>
              </w:rPr>
            </w:pPr>
            <w:r>
              <w:rPr>
                <w:sz w:val="20"/>
                <w:szCs w:val="32"/>
              </w:rPr>
              <w:t>0,05°</w:t>
            </w:r>
          </w:p>
        </w:tc>
        <w:tc>
          <w:tcPr>
            <w:tcW w:w="1890" w:type="dxa"/>
            <w:vAlign w:val="center"/>
          </w:tcPr>
          <w:p w:rsidR="006834F8" w:rsidRPr="00930053" w:rsidRDefault="00000000">
            <w:pPr>
              <w:spacing w:after="0" w:line="240" w:lineRule="auto"/>
              <w:jc w:val="left"/>
              <w:rPr>
                <w:sz w:val="20"/>
                <w:szCs w:val="32"/>
              </w:rPr>
            </w:pPr>
            <w:r>
              <w:rPr>
                <w:sz w:val="20"/>
                <w:szCs w:val="32"/>
              </w:rPr>
              <w:t>Diaria</w:t>
            </w:r>
          </w:p>
        </w:tc>
        <w:tc>
          <w:tcPr>
            <w:tcW w:w="1890" w:type="dxa"/>
            <w:vAlign w:val="center"/>
          </w:tcPr>
          <w:p w:rsidR="006834F8" w:rsidRPr="00930053" w:rsidRDefault="00000000">
            <w:pPr>
              <w:spacing w:after="0" w:line="240" w:lineRule="auto"/>
              <w:jc w:val="left"/>
              <w:rPr>
                <w:sz w:val="20"/>
                <w:szCs w:val="32"/>
              </w:rPr>
            </w:pPr>
            <w:r>
              <w:rPr>
                <w:sz w:val="20"/>
                <w:szCs w:val="32"/>
              </w:rPr>
              <w:t xml:space="preserve">Suma por fase y racha máxima de días con precipitación menor que 1 mm.</w:t>
            </w:r>
          </w:p>
        </w:tc>
      </w:tr>
      <w:tr w:rsidR="006834F8" w:rsidRPr="00930053" w:rsidTr="00836CD0">
        <w:trPr>
          <w:trHeight w:val="572"/>
          <w:jc w:val="center"/>
        </w:trPr>
        <w:tc>
          <w:tcPr>
            <w:tcW w:w="1890" w:type="dxa"/>
            <w:vAlign w:val="center"/>
          </w:tcPr>
          <w:p w:rsidR="006834F8" w:rsidRPr="00930053" w:rsidRDefault="00000000">
            <w:pPr>
              <w:spacing w:after="0" w:line="240" w:lineRule="auto"/>
              <w:jc w:val="left"/>
              <w:rPr>
                <w:sz w:val="20"/>
                <w:szCs w:val="32"/>
              </w:rPr>
            </w:pPr>
            <w:r>
              <w:rPr>
                <w:sz w:val="20"/>
                <w:szCs w:val="32"/>
              </w:rPr>
              <w:t>Temperatura máxima y mínima</w:t>
            </w:r>
          </w:p>
        </w:tc>
        <w:tc>
          <w:tcPr>
            <w:tcW w:w="1890" w:type="dxa"/>
            <w:vAlign w:val="center"/>
          </w:tcPr>
          <w:p w:rsidR="006834F8" w:rsidRPr="00930053" w:rsidRDefault="00000000">
            <w:pPr>
              <w:spacing w:after="0" w:line="240" w:lineRule="auto"/>
              <w:jc w:val="left"/>
              <w:rPr>
                <w:sz w:val="20"/>
                <w:szCs w:val="32"/>
              </w:rPr>
            </w:pPr>
            <w:r>
              <w:rPr>
                <w:sz w:val="20"/>
                <w:szCs w:val="32"/>
              </w:rPr>
              <w:t>ERA5-Land; validación SENAMHI</w:t>
            </w:r>
          </w:p>
        </w:tc>
        <w:tc>
          <w:tcPr>
            <w:tcW w:w="1890" w:type="dxa"/>
            <w:vAlign w:val="center"/>
          </w:tcPr>
          <w:p w:rsidR="006834F8" w:rsidRPr="00930053" w:rsidRDefault="00000000">
            <w:pPr>
              <w:spacing w:after="0" w:line="240" w:lineRule="auto"/>
              <w:jc w:val="left"/>
              <w:rPr>
                <w:sz w:val="20"/>
                <w:szCs w:val="32"/>
              </w:rPr>
            </w:pPr>
            <w:r>
              <w:rPr>
                <w:sz w:val="20"/>
                <w:szCs w:val="32"/>
              </w:rPr>
              <w:t>0,1°</w:t>
            </w:r>
          </w:p>
        </w:tc>
        <w:tc>
          <w:tcPr>
            <w:tcW w:w="1890" w:type="dxa"/>
            <w:vAlign w:val="center"/>
          </w:tcPr>
          <w:p w:rsidR="006834F8" w:rsidRPr="00930053" w:rsidRDefault="00000000">
            <w:pPr>
              <w:spacing w:after="0" w:line="240" w:lineRule="auto"/>
              <w:jc w:val="left"/>
              <w:rPr>
                <w:sz w:val="20"/>
                <w:szCs w:val="32"/>
              </w:rPr>
            </w:pPr>
            <w:r>
              <w:rPr>
                <w:sz w:val="20"/>
                <w:szCs w:val="32"/>
              </w:rPr>
              <w:t>Horaria / diaria</w:t>
            </w:r>
          </w:p>
        </w:tc>
        <w:tc>
          <w:tcPr>
            <w:tcW w:w="1890" w:type="dxa"/>
            <w:vAlign w:val="center"/>
          </w:tcPr>
          <w:p w:rsidR="006834F8" w:rsidRPr="00930053" w:rsidRDefault="00000000">
            <w:pPr>
              <w:spacing w:after="0" w:line="240" w:lineRule="auto"/>
              <w:jc w:val="left"/>
              <w:rPr>
                <w:sz w:val="20"/>
                <w:szCs w:val="32"/>
              </w:rPr>
            </w:pPr>
            <w:r>
              <w:rPr>
                <w:sz w:val="20"/>
                <w:szCs w:val="32"/>
              </w:rPr>
              <w:t>Media por fase y conteo de días con temperatura mínima igual o menor que 0 °C.</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Pr>
                <w:sz w:val="20"/>
                <w:szCs w:val="32"/>
              </w:rPr>
              <w:t>Radiación solar</w:t>
            </w:r>
          </w:p>
        </w:tc>
        <w:tc>
          <w:tcPr>
            <w:tcW w:w="1890" w:type="dxa"/>
            <w:vAlign w:val="center"/>
          </w:tcPr>
          <w:p w:rsidR="006834F8" w:rsidRPr="00930053" w:rsidRDefault="00000000">
            <w:pPr>
              <w:spacing w:after="0" w:line="240" w:lineRule="auto"/>
              <w:jc w:val="left"/>
              <w:rPr>
                <w:sz w:val="20"/>
                <w:szCs w:val="32"/>
              </w:rPr>
            </w:pPr>
            <w:r>
              <w:rPr>
                <w:sz w:val="20"/>
                <w:szCs w:val="32"/>
              </w:rPr>
              <w:t>ERA5-Land</w:t>
            </w:r>
          </w:p>
        </w:tc>
        <w:tc>
          <w:tcPr>
            <w:tcW w:w="1890" w:type="dxa"/>
            <w:vAlign w:val="center"/>
          </w:tcPr>
          <w:p w:rsidR="006834F8" w:rsidRPr="00930053" w:rsidRDefault="00000000">
            <w:pPr>
              <w:spacing w:after="0" w:line="240" w:lineRule="auto"/>
              <w:jc w:val="left"/>
              <w:rPr>
                <w:sz w:val="20"/>
                <w:szCs w:val="32"/>
              </w:rPr>
            </w:pPr>
            <w:r>
              <w:rPr>
                <w:sz w:val="20"/>
                <w:szCs w:val="32"/>
              </w:rPr>
              <w:t>0,1°</w:t>
            </w:r>
          </w:p>
        </w:tc>
        <w:tc>
          <w:tcPr>
            <w:tcW w:w="1890" w:type="dxa"/>
            <w:vAlign w:val="center"/>
          </w:tcPr>
          <w:p w:rsidR="006834F8" w:rsidRPr="00930053" w:rsidRDefault="00000000">
            <w:pPr>
              <w:spacing w:after="0" w:line="240" w:lineRule="auto"/>
              <w:jc w:val="left"/>
              <w:rPr>
                <w:sz w:val="20"/>
                <w:szCs w:val="32"/>
              </w:rPr>
            </w:pPr>
            <w:r>
              <w:rPr>
                <w:sz w:val="20"/>
                <w:szCs w:val="32"/>
              </w:rPr>
              <w:t>Horaria</w:t>
            </w:r>
          </w:p>
        </w:tc>
        <w:tc>
          <w:tcPr>
            <w:tcW w:w="1890" w:type="dxa"/>
            <w:vAlign w:val="center"/>
          </w:tcPr>
          <w:p w:rsidR="006834F8" w:rsidRPr="00930053" w:rsidRDefault="00000000">
            <w:pPr>
              <w:spacing w:after="0" w:line="240" w:lineRule="auto"/>
              <w:jc w:val="left"/>
              <w:rPr>
                <w:sz w:val="20"/>
                <w:szCs w:val="32"/>
              </w:rPr>
            </w:pPr>
            <w:r>
              <w:rPr>
                <w:sz w:val="20"/>
                <w:szCs w:val="32"/>
              </w:rPr>
              <w:t>Acumulado o media diaria por fase, con conversión de unidades documentada.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Pr>
                <w:sz w:val="20"/>
                <w:szCs w:val="32"/>
              </w:rPr>
              <w:t>NDVI</w:t>
            </w:r>
          </w:p>
        </w:tc>
        <w:tc>
          <w:tcPr>
            <w:tcW w:w="1890" w:type="dxa"/>
            <w:vAlign w:val="center"/>
          </w:tcPr>
          <w:p w:rsidR="006834F8" w:rsidRPr="00930053" w:rsidRDefault="00000000">
            <w:pPr>
              <w:spacing w:after="0" w:line="240" w:lineRule="auto"/>
              <w:jc w:val="left"/>
              <w:rPr>
                <w:sz w:val="20"/>
                <w:szCs w:val="32"/>
              </w:rPr>
            </w:pPr>
            <w:r>
              <w:rPr>
                <w:sz w:val="20"/>
                <w:szCs w:val="32"/>
              </w:rPr>
              <w:t>MODIS MOD13Q1 V061</w:t>
            </w:r>
          </w:p>
        </w:tc>
        <w:tc>
          <w:tcPr>
            <w:tcW w:w="1890" w:type="dxa"/>
            <w:vAlign w:val="center"/>
          </w:tcPr>
          <w:p w:rsidR="006834F8" w:rsidRPr="00930053" w:rsidRDefault="00000000">
            <w:pPr>
              <w:spacing w:after="0" w:line="240" w:lineRule="auto"/>
              <w:jc w:val="left"/>
              <w:rPr>
                <w:sz w:val="20"/>
                <w:szCs w:val="32"/>
              </w:rPr>
            </w:pPr>
            <w:r>
              <w:rPr>
                <w:sz w:val="20"/>
                <w:szCs w:val="32"/>
              </w:rPr>
              <w:t>250 m</w:t>
            </w:r>
          </w:p>
        </w:tc>
        <w:tc>
          <w:tcPr>
            <w:tcW w:w="1890" w:type="dxa"/>
            <w:vAlign w:val="center"/>
          </w:tcPr>
          <w:p w:rsidR="006834F8" w:rsidRPr="00930053" w:rsidRDefault="00000000">
            <w:pPr>
              <w:spacing w:after="0" w:line="240" w:lineRule="auto"/>
              <w:jc w:val="left"/>
              <w:rPr>
                <w:sz w:val="20"/>
                <w:szCs w:val="32"/>
              </w:rPr>
            </w:pPr>
            <w:r>
              <w:rPr>
                <w:sz w:val="20"/>
                <w:szCs w:val="32"/>
              </w:rPr>
              <w:t>16 días</w:t>
            </w:r>
          </w:p>
        </w:tc>
        <w:tc>
          <w:tcPr>
            <w:tcW w:w="1890" w:type="dxa"/>
            <w:vAlign w:val="center"/>
          </w:tcPr>
          <w:p w:rsidR="006834F8" w:rsidRPr="00930053" w:rsidRDefault="00000000">
            <w:pPr>
              <w:spacing w:after="0" w:line="240" w:lineRule="auto"/>
              <w:jc w:val="left"/>
              <w:rPr>
                <w:sz w:val="20"/>
                <w:szCs w:val="32"/>
              </w:rPr>
            </w:pPr>
            <w:r>
              <w:rPr>
                <w:sz w:val="20"/>
                <w:szCs w:val="32"/>
              </w:rPr>
              <w:t>Filtrado de calidad; media y máximo por fase sobre máscara agrícola.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Pr>
                <w:sz w:val="20"/>
                <w:szCs w:val="32"/>
              </w:rPr>
              <w:t>Siembra mensual</w:t>
            </w:r>
          </w:p>
        </w:tc>
        <w:tc>
          <w:tcPr>
            <w:tcW w:w="1890" w:type="dxa"/>
            <w:vAlign w:val="center"/>
          </w:tcPr>
          <w:p w:rsidR="006834F8" w:rsidRPr="00930053" w:rsidRDefault="00000000">
            <w:pPr>
              <w:spacing w:after="0" w:line="240" w:lineRule="auto"/>
              <w:jc w:val="left"/>
              <w:rPr>
                <w:sz w:val="20"/>
                <w:szCs w:val="32"/>
              </w:rPr>
            </w:pPr>
            <w:r>
              <w:rPr>
                <w:sz w:val="20"/>
                <w:szCs w:val="32"/>
              </w:rPr>
              <w:t>SIEA-MIDAGRI</w:t>
            </w:r>
          </w:p>
        </w:tc>
        <w:tc>
          <w:tcPr>
            <w:tcW w:w="1890" w:type="dxa"/>
            <w:vAlign w:val="center"/>
          </w:tcPr>
          <w:p w:rsidR="006834F8" w:rsidRPr="00930053" w:rsidRDefault="00000000">
            <w:pPr>
              <w:spacing w:after="0" w:line="240" w:lineRule="auto"/>
              <w:jc w:val="left"/>
              <w:rPr>
                <w:sz w:val="20"/>
                <w:szCs w:val="32"/>
              </w:rPr>
            </w:pPr>
            <w:r>
              <w:rPr>
                <w:sz w:val="20"/>
                <w:szCs w:val="32"/>
              </w:rPr>
              <w:t>Provincia</w:t>
            </w:r>
          </w:p>
        </w:tc>
        <w:tc>
          <w:tcPr>
            <w:tcW w:w="1890" w:type="dxa"/>
            <w:vAlign w:val="center"/>
          </w:tcPr>
          <w:p w:rsidR="006834F8" w:rsidRPr="00930053" w:rsidRDefault="00000000">
            <w:pPr>
              <w:spacing w:after="0" w:line="240" w:lineRule="auto"/>
              <w:jc w:val="left"/>
              <w:rPr>
                <w:sz w:val="20"/>
                <w:szCs w:val="32"/>
              </w:rPr>
            </w:pPr>
            <w:r>
              <w:rPr>
                <w:sz w:val="20"/>
                <w:szCs w:val="32"/>
              </w:rPr>
              <w:t>Mensual</w:t>
            </w:r>
          </w:p>
        </w:tc>
        <w:tc>
          <w:tcPr>
            <w:tcW w:w="1890" w:type="dxa"/>
            <w:vAlign w:val="center"/>
          </w:tcPr>
          <w:p w:rsidR="006834F8" w:rsidRPr="00930053" w:rsidRDefault="00000000">
            <w:pPr>
              <w:spacing w:after="0" w:line="240" w:lineRule="auto"/>
              <w:jc w:val="left"/>
              <w:rPr>
                <w:sz w:val="20"/>
                <w:szCs w:val="32"/>
              </w:rPr>
            </w:pPr>
            <w:r>
              <w:rPr>
                <w:sz w:val="20"/>
                <w:szCs w:val="32"/>
              </w:rPr>
              <w:t>Estimación de la fecha modal de siembra para alineación temporal.</w:t>
            </w:r>
          </w:p>
        </w:tc>
      </w:tr>
    </w:tbl>
    <w:p w:rsidR="006834F8" w:rsidRPr="00930053" w:rsidRDefault="00000000">
      <w:pPr>
        <w:spacing w:before="80" w:line="240" w:lineRule="auto"/>
      </w:pPr>
      <w:r>
        <w:rPr>
          <w:i/>
          <w:sz w:val="18"/>
        </w:rPr>
        <w:t xml:space="preserve">Nota. </w:t>
      </w:r>
      <w:r>
        <w:rPr>
          <w:sz w:val="18"/>
        </w:rPr>
        <w:t>Las versiones, códigos de producto, fechas de descarga, reglas de conversión y hashes de archivos se registrarán en un manifiesto reproducible.</w:t>
      </w:r>
    </w:p>
    <w:p w:rsidR="006834F8" w:rsidRPr="00930053" w:rsidRDefault="00000000">
      <w:pPr>
        <w:pStyle w:val="Ttulo2"/>
        <w:keepNext/>
      </w:pPr>
      <w:bookmarkStart w:id="91" w:name="_Toc236574098"/>
      <w:r>
        <w:rPr>
          <w:sz w:val="24"/>
        </w:rPr>
        <w:lastRenderedPageBreak/>
        <w:t>4.10 Construcción del conjunto de datos</w:t>
      </w:r>
      <w:bookmarkEnd w:id="91"/>
    </w:p>
    <w:p w:rsidR="006834F8" w:rsidRPr="00930053" w:rsidRDefault="00000000">
      <w:pPr>
        <w:spacing w:after="0"/>
        <w:ind w:firstLine="425"/>
      </w:pPr>
      <w:r>
        <w:t>La construcción del conjunto de datos será una actividad metodológica necesaria para ejecutar OE1 y OE2. El flujo documentará los conteos de entrada, exclusión, imputación y cobertura por campaña. Todas las transformaciones que aprendan parámetros se ajustarán exclusivamente con los datos de entrenamiento de cada pliegue.</w:t>
      </w:r>
    </w:p>
    <w:p w:rsidR="006834F8" w:rsidRPr="00930053" w:rsidRDefault="00000000">
      <w:pPr>
        <w:pStyle w:val="Ttulo3"/>
        <w:keepNext/>
      </w:pPr>
      <w:bookmarkStart w:id="92" w:name="_Toc236574099"/>
      <w:r>
        <w:t>4.10.1 Máscara de superficie agrícola</w:t>
      </w:r>
      <w:bookmarkEnd w:id="92"/>
    </w:p>
    <w:p w:rsidR="006834F8" w:rsidRPr="00930053" w:rsidRDefault="00000000">
      <w:pPr>
        <w:spacing w:after="0"/>
        <w:ind w:firstLine="425"/>
      </w:pPr>
      <w:r>
        <w:t xml:space="preserve">El NDVI calculado sobre todo el territorio provincial integraría coberturas no cultivadas. Por ello, se construirá una máscara de superficie agrícola con la capa de cobertura y uso de la tierra oficialmente seleccionada, un modelo digital de elevación y criterios fenométricos de la serie NDVI. El nombre, versión, resolución y fecha de cada capa, así como los umbrales de altitud, pendiente y amplitud, se fijarán y registrarán antes de la evaluación definitiva.</w:t>
      </w:r>
    </w:p>
    <w:p w:rsidR="006834F8" w:rsidRPr="00930053" w:rsidRDefault="00000000">
      <w:pPr>
        <w:spacing w:after="0"/>
        <w:ind w:firstLine="425"/>
      </w:pPr>
      <w:r>
        <w:t>Los umbrales se calibrarán únicamente con campañas de entrenamiento o con fuentes externas independientes del resultado de prueba. La máscara reducirá la contaminación por coberturas no agrícolas, pero no distinguirá quinua de otros cultivos. Esta limitación se controlará mediante la proporción de superficie sembrada con quinua y análisis de sensibilidad por estratos de representatividad.</w:t>
      </w:r>
    </w:p>
    <w:p w:rsidR="006834F8" w:rsidRPr="00930053" w:rsidRDefault="00000000">
      <w:pPr>
        <w:pStyle w:val="Ttulo3"/>
        <w:keepNext/>
      </w:pPr>
      <w:bookmarkStart w:id="93" w:name="_Toc236574100"/>
      <w:r>
        <w:t>4.10.2 Alineación fenológica de las series</w:t>
      </w:r>
      <w:bookmarkEnd w:id="93"/>
    </w:p>
    <w:p w:rsidR="006834F8" w:rsidRPr="00930053" w:rsidRDefault="00000000">
      <w:pPr>
        <w:spacing w:after="0"/>
        <w:ind w:firstLine="425"/>
      </w:pPr>
      <w:r>
        <w:t>La alineación seguirá una jerarquía de tres niveles:</w:t>
      </w:r>
    </w:p>
    <w:p w:rsidR="006834F8" w:rsidRPr="00930053" w:rsidRDefault="00000000">
      <w:pPr>
        <w:spacing w:after="0"/>
        <w:ind w:left="340" w:hanging="340"/>
      </w:pPr>
      <w:r>
        <w:rPr>
          <w:b/>
        </w:rPr>
        <w:t xml:space="preserve">1. Nivel primario. </w:t>
      </w:r>
      <w:r>
        <w:t>Fecha modal de siembra calculada con la superficie sembrada mensual por provincia-campaña, usando el punto medio del mes de mayor superficie.</w:t>
      </w:r>
    </w:p>
    <w:p w:rsidR="006834F8" w:rsidRPr="00930053" w:rsidRDefault="00000000">
      <w:pPr>
        <w:spacing w:after="0"/>
        <w:ind w:left="340" w:hanging="340"/>
      </w:pPr>
      <w:r>
        <w:rPr>
          <w:b/>
        </w:rPr>
        <w:t xml:space="preserve">2. Nivel secundario. </w:t>
      </w:r>
      <w:r>
        <w:t xml:space="preserve">Cuando la serie mensual no esté disponible, inicio de estación estimado mediante fenometría NDVI con parámetros aprendidos solo en campañas de entrenamiento y con observaciones disponibles hasta el horizonte.</w:t>
      </w:r>
    </w:p>
    <w:p w:rsidR="006834F8" w:rsidRPr="00930053" w:rsidRDefault="00000000">
      <w:pPr>
        <w:spacing w:after="0"/>
        <w:ind w:left="340" w:hanging="340"/>
      </w:pPr>
      <w:r>
        <w:rPr>
          <w:b/>
        </w:rPr>
        <w:t xml:space="preserve">3. Nivel de respaldo. </w:t>
      </w:r>
      <w:r>
        <w:t>Fecha modal departamental estimada con campañas de entrenamiento, acompañada por un indicador de imputación y análisis de sensibilidad.</w:t>
      </w:r>
    </w:p>
    <w:p w:rsidR="006834F8" w:rsidRPr="00930053" w:rsidRDefault="00000000">
      <w:pPr>
        <w:spacing w:after="0"/>
        <w:ind w:firstLine="425"/>
      </w:pPr>
      <w:r>
        <w:t xml:space="preserve">A partir del inicio estimado, las series se organizarán en las fases de emergencia, desarrollo vegetativo, floración, llenado de grano y madurez, de acuerdo con la escala BBCH de la quinua (Sosa-Zuniga et al., 2017). Si se emplea acumulación térmica, la temperatura base, los límites de grados-día y el algoritmo se fijarán con respaldo agronómico antes del análisis. Como control, se comparará la alineación fenológica con ventanas de calendario fijas.</w:t>
      </w:r>
    </w:p>
    <w:p w:rsidR="006834F8" w:rsidRPr="00930053" w:rsidRDefault="00000000">
      <w:pPr>
        <w:pStyle w:val="Ttulo3"/>
        <w:keepNext/>
      </w:pPr>
      <w:bookmarkStart w:id="94" w:name="_Toc236574101"/>
      <w:r>
        <w:lastRenderedPageBreak/>
        <w:t>4.10.3 Estructura del tensor de entrada</w:t>
      </w:r>
      <w:bookmarkEnd w:id="94"/>
    </w:p>
    <w:p w:rsidR="006834F8" w:rsidRPr="00930053" w:rsidRDefault="00000000">
      <w:pPr>
        <w:spacing w:after="0"/>
        <w:ind w:firstLine="425"/>
      </w:pPr>
      <w:r>
        <w:t>Cada observación provincia-campaña se representará mediante un tensor V × T, donde V es el número de predictores secuenciales y T el número de pasos temporales disponibles hasta el horizonte. La altitud media de la superficie agrícola se incorporará como covariable estática; la proporción de superficie sembrada con quinua será una covariable dinámica provincia-campaña. Ambas se concatenarán después del bloque convolucional. El diccionario de variables registrará forma, unidad, fuente, transformación y rol de cada entrada.</w:t>
      </w:r>
    </w:p>
    <w:p w:rsidR="006834F8" w:rsidRPr="00930053" w:rsidRDefault="00000000">
      <w:pPr>
        <w:pStyle w:val="Ttulo3"/>
        <w:keepNext/>
      </w:pPr>
      <w:bookmarkStart w:id="95" w:name="_Toc236574102"/>
      <w:r>
        <w:t>4.10.4 Horizonte de pronóstico y disponibilidad temporal</w:t>
      </w:r>
      <w:bookmarkEnd w:id="95"/>
    </w:p>
    <w:p w:rsidR="006834F8" w:rsidRPr="00930053" w:rsidRDefault="00000000">
      <w:pPr>
        <w:spacing w:after="0"/>
        <w:ind w:firstLine="425"/>
      </w:pPr>
      <w:r>
        <w:t>El horizonte principal se fijará treinta días antes de la fecha esperada de cosecha. Como análisis secundario se evaluará un corte al cierre de la floración, cuando la cobertura permita identificarlo sin utilizar información futura. La fecha esperada de cosecha se estimará dentro de cada pliegue a partir de la fecha modal de siembra y de la duración fenológica calibrada con campañas de entrenamiento.</w:t>
      </w:r>
    </w:p>
    <w:p w:rsidR="006834F8" w:rsidRPr="00930053" w:rsidRDefault="00000000">
      <w:pPr>
        <w:spacing w:after="0"/>
        <w:ind w:firstLine="425"/>
      </w:pPr>
      <w:r>
        <w:t xml:space="preserve">Para cada horizonte se excluirán composiciones satelitales, registros climáticos, estadísticas y transformaciones posteriores al punto de corte. Esta regla se aplicará también a la extracción fenométrica, la imputación y el cálculo de la línea base, con el fin de que la evaluación represente un pronóstico anticipado y no una estimación retrospectiva.</w:t>
      </w:r>
    </w:p>
    <w:p w:rsidR="006834F8" w:rsidRPr="00930053" w:rsidRDefault="00000000">
      <w:pPr>
        <w:pStyle w:val="Ttulo2"/>
        <w:keepNext/>
      </w:pPr>
      <w:bookmarkStart w:id="96" w:name="_Toc236574103"/>
      <w:r>
        <w:rPr>
          <w:sz w:val="24"/>
        </w:rPr>
        <w:t>4.11 Tratamiento de la variable objetivo</w:t>
      </w:r>
      <w:bookmarkEnd w:id="96"/>
    </w:p>
    <w:p w:rsidR="006834F8" w:rsidRPr="00930053" w:rsidRDefault="00000000">
      <w:pPr>
        <w:spacing w:after="0"/>
        <w:ind w:firstLine="425"/>
      </w:pPr>
      <w:r>
        <w:t>La variable objetivo será el rendimiento oficial de quinua en kg/ha. Debido a que las series provinciales pueden contener diferencias persistentes de nivel y tendencia tecnológica, el protocolo evaluará dos representaciones: rendimiento en nivel y anomalía respecto de una línea base provincial. La anomalía se utilizará como representación de modelado cuando mejore la capacidad de anticipar variaciones interanuales, pero no reemplazará el reporte del rendimiento reconstruido.</w:t>
      </w:r>
    </w:p>
    <w:p w:rsidR="006834F8" w:rsidRPr="00930053" w:rsidRDefault="00000000">
      <w:pPr>
        <w:spacing w:after="0"/>
        <w:ind w:firstLine="425"/>
      </w:pPr>
      <w:r>
        <w:t>La línea base se estimará con una tendencia temporal simple y reproducible ajustada exclusivamente en las campañas de entrenamiento. La forma definitiva —lineal o una alternativa suavizada preespecificada— se seleccionará en el piloto sin utilizar campañas externas y se mantendrá fija durante la evaluación. Las provincias con historia insuficiente emplearán una regla de respaldo documentada.</w:t>
      </w:r>
    </w:p>
    <w:p w:rsidR="006834F8" w:rsidRPr="00930053" w:rsidRDefault="00000000">
      <w:pPr>
        <w:spacing w:after="0"/>
        <w:ind w:firstLine="425"/>
      </w:pPr>
      <w:r>
        <w:t xml:space="preserve">Las métricas confirmatorias se reportarán sobre el rendimiento reconstruido en kg/ha; las métricas sobre anomalías se presentarán como análisis complementario. Se realizará sensibilidad con y sin remoción de tendencia, debido a que este procedimiento puede modificar tanto la exactitud como las relaciones aprendidas. B2 será la predicción de la línea base provincial estimada solo con entrenamiento. B4 repetirá el rendimiento de la última campaña de entrenamiento de cada provincia, y la mejor entre B2 y B4 (B*) se elegirá con la validación interna antes de evaluar las campañas externas.</w:t>
      </w:r>
    </w:p>
    <w:p w:rsidR="006834F8" w:rsidRPr="00930053" w:rsidRDefault="00000000">
      <w:pPr>
        <w:pStyle w:val="Ttulo2"/>
        <w:keepNext/>
      </w:pPr>
      <w:bookmarkStart w:id="97" w:name="_Toc236574104"/>
      <w:r>
        <w:rPr>
          <w:sz w:val="24"/>
        </w:rPr>
        <w:lastRenderedPageBreak/>
        <w:t>4.12 Protocolo experimental</w:t>
      </w:r>
      <w:bookmarkEnd w:id="97"/>
    </w:p>
    <w:p w:rsidR="006834F8" w:rsidRPr="00930053" w:rsidRDefault="00000000">
      <w:pPr>
        <w:spacing w:after="0"/>
        <w:ind w:firstLine="425"/>
      </w:pPr>
      <w:r>
        <w:t>El protocolo buscará que las diferencias observadas sean atribuibles al tratamiento algorítmico y no a fugas de información, particiones diferentes o asimetrías de optimización.</w:t>
      </w:r>
    </w:p>
    <w:p w:rsidR="006834F8" w:rsidRPr="00930053" w:rsidRDefault="00000000">
      <w:pPr>
        <w:pStyle w:val="Ttulo3"/>
        <w:keepNext/>
      </w:pPr>
      <w:bookmarkStart w:id="98" w:name="_Toc236574105"/>
      <w:r>
        <w:t>4.12.1 Esquemas de validación</w:t>
      </w:r>
      <w:bookmarkEnd w:id="98"/>
    </w:p>
    <w:p w:rsidR="006834F8" w:rsidRPr="00930053" w:rsidRDefault="00000000">
      <w:pPr>
        <w:spacing w:after="0"/>
        <w:ind w:left="340" w:hanging="340"/>
      </w:pPr>
      <w:r>
        <w:t xml:space="preserve">• </w:t>
      </w:r>
      <w:r>
        <w:rPr>
          <w:b/>
        </w:rPr>
        <w:t xml:space="preserve">Validación temporal prospectiva principal. </w:t>
      </w:r>
      <w:r>
        <w:t xml:space="preserve">Se empleará origen móvil. Para cada campaña externa, el entrenamiento y la selección de hiperparámetros utilizarán únicamente campañas anteriores. La ventana inicial mínima se definirá en el piloto con base en la cobertura y se registrará antes de la evaluación.</w:t>
      </w:r>
    </w:p>
    <w:p w:rsidR="006834F8" w:rsidRPr="00930053" w:rsidRDefault="00000000">
      <w:pPr>
        <w:spacing w:after="0"/>
        <w:ind w:left="340" w:hanging="340"/>
      </w:pPr>
      <w:r>
        <w:t xml:space="preserve">• </w:t>
      </w:r>
      <w:r>
        <w:rPr>
          <w:b/>
        </w:rPr>
        <w:t xml:space="preserve">Validación temporal complementaria. </w:t>
      </w:r>
      <w:r>
        <w:t>Se aplicará dejar una campaña fuera para facilitar la comparación con antecedentes, pero se interpretará como secundaria porque algunos pliegues pueden usar campañas posteriores a la evaluada.</w:t>
      </w:r>
    </w:p>
    <w:p w:rsidR="006834F8" w:rsidRPr="00930053" w:rsidRDefault="00000000">
      <w:pPr>
        <w:spacing w:after="0"/>
        <w:ind w:left="340" w:hanging="340"/>
      </w:pPr>
      <w:r>
        <w:t xml:space="preserve">• </w:t>
      </w:r>
      <w:r>
        <w:rPr>
          <w:b/>
        </w:rPr>
        <w:t xml:space="preserve">Robustez espacial. </w:t>
      </w:r>
      <w:r>
        <w:t>Se realizará dejar un departamento fuera como análisis de sensibilidad; no constituirá el contraste confirmatorio de HE1.</w:t>
      </w:r>
    </w:p>
    <w:p w:rsidR="006834F8" w:rsidRPr="00930053" w:rsidRDefault="00000000">
      <w:pPr>
        <w:spacing w:after="0"/>
        <w:ind w:left="340" w:hanging="340"/>
      </w:pPr>
      <w:r>
        <w:t xml:space="preserve">• </w:t>
      </w:r>
      <w:r>
        <w:rPr>
          <w:b/>
        </w:rPr>
        <w:t xml:space="preserve">Horizontes. </w:t>
      </w:r>
      <w:r>
        <w:t>El esquema principal se ejecutará treinta días antes de la cosecha y el secundario al cierre de la floración, cuando sea viable.</w:t>
      </w:r>
    </w:p>
    <w:p w:rsidR="006834F8" w:rsidRPr="00930053" w:rsidRDefault="00000000">
      <w:pPr>
        <w:pStyle w:val="Ttulo3"/>
        <w:keepNext/>
      </w:pPr>
      <w:bookmarkStart w:id="99" w:name="_Toc236574106"/>
      <w:r>
        <w:t>4.12.2 Anidamiento y prevención de fuga de información</w:t>
      </w:r>
      <w:bookmarkEnd w:id="99"/>
    </w:p>
    <w:p w:rsidR="006834F8" w:rsidRPr="00930053" w:rsidRDefault="00000000">
      <w:pPr>
        <w:spacing w:after="0"/>
        <w:ind w:firstLine="425"/>
      </w:pPr>
      <w:r>
        <w:t>Cada campaña externa permanecerá aislada durante la selección del modelo. La validación interna respetará el orden temporal y utilizará únicamente campañas anteriores dentro del conjunto de entrenamiento. Las medias y desviaciones de estandarización, la imputación, la selección de predictores, la línea base, la alineación fenológica y cualquier umbral aprendido se estimarán solo con entrenamiento y se aplicarán al conjunto externo sin recalcularse.</w:t>
      </w:r>
    </w:p>
    <w:p w:rsidR="006834F8" w:rsidRPr="00930053" w:rsidRDefault="00000000">
      <w:pPr>
        <w:pStyle w:val="Ttulo3"/>
        <w:keepNext/>
      </w:pPr>
      <w:bookmarkStart w:id="100" w:name="_Toc236574107"/>
      <w:r>
        <w:t>4.12.3 Equiparación del presupuesto de ajuste</w:t>
      </w:r>
      <w:bookmarkEnd w:id="100"/>
    </w:p>
    <w:p w:rsidR="006834F8" w:rsidRPr="00930053" w:rsidRDefault="00000000">
      <w:pPr>
        <w:spacing w:after="0"/>
        <w:ind w:firstLine="425"/>
      </w:pPr>
      <w:r>
        <w:t xml:space="preserve">Los cinco modelos ajustables recibirán el mismo número máximo de evaluaciones de hiperparámetros. Se establecerá además un límite computacional de seguridad que no sustituirá el criterio principal de igualdad en el número de configuraciones. Los espacios de búsqueda se publicarán antes de la evaluación y se dimensionarán para cubrir parámetros relevantes sin favorecer sistemáticamente a una familia de modelos. Los benchmarks no se optimizarán.</w:t>
      </w:r>
    </w:p>
    <w:p w:rsidR="006834F8" w:rsidRPr="00930053" w:rsidRDefault="00000000">
      <w:pPr>
        <w:pStyle w:val="Ttulo3"/>
        <w:keepNext/>
      </w:pPr>
      <w:bookmarkStart w:id="101" w:name="_Toc236574108"/>
      <w:r>
        <w:t>4.12.4 Control de la variabilidad estocástica</w:t>
      </w:r>
      <w:bookmarkEnd w:id="101"/>
    </w:p>
    <w:p w:rsidR="006834F8" w:rsidRPr="00930053" w:rsidRDefault="00000000">
      <w:pPr>
        <w:spacing w:after="0"/>
        <w:ind w:firstLine="425"/>
      </w:pPr>
      <w:r>
        <w:t xml:space="preserve">Una vez seleccionada la configuración dentro de cada pliegue, los modelos con componentes estocásticos —CNN-1D, Random Forest y XGBoost, según su configuración— se reentrenarán con diez semillas. Elastic-Net y SVR se ejecutarán de manera determinista cuando la implementación lo </w:t>
        <w:lastRenderedPageBreak/>
        <w:t>permita. Se reportarán mediana, dispersión e intervalos por campaña; el valor agregado por campaña será la unidad utilizada en los contrastes.</w:t>
      </w:r>
    </w:p>
    <w:p w:rsidR="006834F8" w:rsidRPr="00930053" w:rsidRDefault="00000000">
      <w:pPr>
        <w:keepNext/>
        <w:spacing w:before="240" w:after="0"/>
      </w:pPr>
      <w:r>
        <w:rPr>
          <w:b/>
        </w:rPr>
        <w:t>Tabla 8</w:t>
      </w:r>
    </w:p>
    <w:p w:rsidR="006834F8" w:rsidRPr="00930053" w:rsidRDefault="00000000">
      <w:pPr>
        <w:keepNext/>
        <w:spacing w:after="100"/>
      </w:pPr>
      <w:r>
        <w:rPr>
          <w:i/>
        </w:rPr>
        <w:t xml:space="preserve">Modelos comparadores y benchmarks</w:t>
      </w:r>
    </w:p>
    <w:tbl>
      <w:tblPr>
        <w:tblW w:w="9516" w:type="dxa"/>
        <w:jc w:val="center"/>
        <w:tblLayout w:type="fixed"/>
        <w:tblCellMar>
          <w:top w:w="50" w:type="dxa"/>
          <w:left w:w="70" w:type="dxa"/>
          <w:bottom w:w="50" w:type="dxa"/>
          <w:right w:w="70" w:type="dxa"/>
        </w:tblCellMar>
        <w:tblLook w:val="04A0" w:firstRow="1" w:lastRow="0" w:firstColumn="1" w:lastColumn="0" w:noHBand="0" w:noVBand="1"/>
      </w:tblPr>
      <w:tblGrid>
        <w:gridCol w:w="3172"/>
        <w:gridCol w:w="3172"/>
        <w:gridCol w:w="3172"/>
      </w:tblGrid>
      <w:tr w:rsidR="006834F8" w:rsidRPr="00930053" w:rsidTr="00836CD0">
        <w:trPr>
          <w:trHeight w:val="216"/>
          <w:tblHeader/>
          <w:jc w:val="center"/>
        </w:trPr>
        <w:tc>
          <w:tcPr>
            <w:tcW w:w="3172" w:type="dxa"/>
            <w:shd w:val="clear" w:color="auto" w:fill="D9E2F3"/>
            <w:vAlign w:val="center"/>
          </w:tcPr>
          <w:p w:rsidR="006834F8" w:rsidRPr="00930053" w:rsidRDefault="00000000">
            <w:pPr>
              <w:spacing w:after="0" w:line="240" w:lineRule="auto"/>
              <w:jc w:val="left"/>
              <w:rPr>
                <w:sz w:val="20"/>
                <w:szCs w:val="32"/>
              </w:rPr>
            </w:pPr>
            <w:r>
              <w:rPr>
                <w:b/>
                <w:sz w:val="20"/>
                <w:szCs w:val="32"/>
              </w:rPr>
              <w:t>Categoría</w:t>
            </w:r>
          </w:p>
        </w:tc>
        <w:tc>
          <w:tcPr>
            <w:tcW w:w="3172" w:type="dxa"/>
            <w:shd w:val="clear" w:color="auto" w:fill="D9E2F3"/>
            <w:vAlign w:val="center"/>
          </w:tcPr>
          <w:p w:rsidR="006834F8" w:rsidRPr="00930053" w:rsidRDefault="00000000">
            <w:pPr>
              <w:spacing w:after="0" w:line="240" w:lineRule="auto"/>
              <w:jc w:val="left"/>
              <w:rPr>
                <w:sz w:val="20"/>
                <w:szCs w:val="32"/>
              </w:rPr>
            </w:pPr>
            <w:r>
              <w:rPr>
                <w:b/>
                <w:sz w:val="20"/>
                <w:szCs w:val="32"/>
              </w:rPr>
              <w:t>Modelo o regla</w:t>
            </w:r>
          </w:p>
        </w:tc>
        <w:tc>
          <w:tcPr>
            <w:tcW w:w="3172" w:type="dxa"/>
            <w:shd w:val="clear" w:color="auto" w:fill="D9E2F3"/>
            <w:vAlign w:val="center"/>
          </w:tcPr>
          <w:p w:rsidR="006834F8" w:rsidRPr="00930053" w:rsidRDefault="00000000">
            <w:pPr>
              <w:spacing w:after="0" w:line="240" w:lineRule="auto"/>
              <w:jc w:val="left"/>
              <w:rPr>
                <w:sz w:val="20"/>
                <w:szCs w:val="32"/>
              </w:rPr>
            </w:pPr>
            <w:r>
              <w:rPr>
                <w:b/>
                <w:sz w:val="20"/>
                <w:szCs w:val="32"/>
              </w:rPr>
              <w:t>Función en la evaluación</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Pr>
                <w:sz w:val="20"/>
                <w:szCs w:val="32"/>
              </w:rPr>
              <w:t>Propuesto</w:t>
            </w:r>
          </w:p>
        </w:tc>
        <w:tc>
          <w:tcPr>
            <w:tcW w:w="3172" w:type="dxa"/>
            <w:vAlign w:val="center"/>
          </w:tcPr>
          <w:p w:rsidR="006834F8" w:rsidRPr="00930053" w:rsidRDefault="00000000">
            <w:pPr>
              <w:spacing w:after="0" w:line="240" w:lineRule="auto"/>
              <w:jc w:val="left"/>
              <w:rPr>
                <w:sz w:val="20"/>
                <w:szCs w:val="32"/>
              </w:rPr>
            </w:pPr>
            <w:r>
              <w:rPr>
                <w:sz w:val="20"/>
                <w:szCs w:val="32"/>
              </w:rPr>
              <w:t xml:space="preserve">CNN-1D interpretada con SHAP</w:t>
            </w:r>
          </w:p>
        </w:tc>
        <w:tc>
          <w:tcPr>
            <w:tcW w:w="3172" w:type="dxa"/>
            <w:vAlign w:val="center"/>
          </w:tcPr>
          <w:p w:rsidR="006834F8" w:rsidRPr="00930053" w:rsidRDefault="00000000">
            <w:pPr>
              <w:spacing w:after="0" w:line="240" w:lineRule="auto"/>
              <w:jc w:val="left"/>
              <w:rPr>
                <w:sz w:val="20"/>
                <w:szCs w:val="32"/>
              </w:rPr>
            </w:pPr>
            <w:r>
              <w:rPr>
                <w:sz w:val="20"/>
                <w:szCs w:val="32"/>
              </w:rPr>
              <w:t>Procesamiento secuencial V × T; artefacto principal. SHAP se aplicará después del ajuste para explicar predicciones externas.</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Pr>
                <w:sz w:val="20"/>
                <w:szCs w:val="32"/>
              </w:rPr>
              <w:t>Comparador confirmatorio</w:t>
            </w:r>
          </w:p>
        </w:tc>
        <w:tc>
          <w:tcPr>
            <w:tcW w:w="3172" w:type="dxa"/>
            <w:vAlign w:val="center"/>
          </w:tcPr>
          <w:p w:rsidR="006834F8" w:rsidRPr="00930053" w:rsidRDefault="00000000">
            <w:pPr>
              <w:spacing w:after="0" w:line="240" w:lineRule="auto"/>
              <w:jc w:val="left"/>
              <w:rPr>
                <w:sz w:val="20"/>
                <w:szCs w:val="32"/>
              </w:rPr>
            </w:pPr>
            <w:r>
              <w:rPr>
                <w:sz w:val="20"/>
                <w:szCs w:val="32"/>
              </w:rPr>
              <w:t>XGBoost</w:t>
            </w:r>
          </w:p>
        </w:tc>
        <w:tc>
          <w:tcPr>
            <w:tcW w:w="3172" w:type="dxa"/>
            <w:vAlign w:val="center"/>
          </w:tcPr>
          <w:p w:rsidR="006834F8" w:rsidRPr="00930053" w:rsidRDefault="00000000">
            <w:pPr>
              <w:spacing w:after="0" w:line="240" w:lineRule="auto"/>
              <w:jc w:val="left"/>
              <w:rPr>
                <w:sz w:val="20"/>
                <w:szCs w:val="32"/>
              </w:rPr>
            </w:pPr>
            <w:r>
              <w:rPr>
                <w:sz w:val="20"/>
                <w:szCs w:val="32"/>
              </w:rPr>
              <w:t>Modelo tabular no lineal preespecificado para el contraste de no inferioridad.</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Pr>
                <w:sz w:val="20"/>
                <w:szCs w:val="32"/>
              </w:rPr>
              <w:t>Comparadores secundarios</w:t>
            </w:r>
          </w:p>
        </w:tc>
        <w:tc>
          <w:tcPr>
            <w:tcW w:w="3172" w:type="dxa"/>
            <w:vAlign w:val="center"/>
          </w:tcPr>
          <w:p w:rsidR="006834F8" w:rsidRPr="00930053" w:rsidRDefault="00000000">
            <w:pPr>
              <w:spacing w:after="0" w:line="240" w:lineRule="auto"/>
              <w:jc w:val="left"/>
              <w:rPr>
                <w:sz w:val="20"/>
                <w:szCs w:val="32"/>
              </w:rPr>
            </w:pPr>
            <w:r>
              <w:rPr>
                <w:sz w:val="20"/>
                <w:szCs w:val="32"/>
              </w:rPr>
              <w:t xml:space="preserve">Elastic-Net, Random Forest y SVR</w:t>
            </w:r>
          </w:p>
        </w:tc>
        <w:tc>
          <w:tcPr>
            <w:tcW w:w="3172" w:type="dxa"/>
            <w:vAlign w:val="center"/>
          </w:tcPr>
          <w:p w:rsidR="006834F8" w:rsidRPr="00930053" w:rsidRDefault="00000000">
            <w:pPr>
              <w:spacing w:after="0" w:line="240" w:lineRule="auto"/>
              <w:jc w:val="left"/>
              <w:rPr>
                <w:sz w:val="20"/>
                <w:szCs w:val="32"/>
              </w:rPr>
            </w:pPr>
            <w:r>
              <w:rPr>
                <w:sz w:val="20"/>
                <w:szCs w:val="32"/>
              </w:rPr>
              <w:t xml:space="preserve">Referencias lineal regularizada y no lineales clásicas; análisis exploratorio.</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Pr>
                <w:sz w:val="20"/>
                <w:szCs w:val="32"/>
              </w:rPr>
              <w:t xml:space="preserve">Benchmark B1</w:t>
            </w:r>
          </w:p>
        </w:tc>
        <w:tc>
          <w:tcPr>
            <w:tcW w:w="3172" w:type="dxa"/>
            <w:vAlign w:val="center"/>
          </w:tcPr>
          <w:p w:rsidR="006834F8" w:rsidRPr="00930053" w:rsidRDefault="00000000">
            <w:pPr>
              <w:spacing w:after="0" w:line="240" w:lineRule="auto"/>
              <w:jc w:val="left"/>
              <w:rPr>
                <w:sz w:val="20"/>
                <w:szCs w:val="32"/>
              </w:rPr>
            </w:pPr>
            <w:r>
              <w:rPr>
                <w:sz w:val="20"/>
                <w:szCs w:val="32"/>
              </w:rPr>
              <w:t>Media histórica provincial</w:t>
            </w:r>
          </w:p>
        </w:tc>
        <w:tc>
          <w:tcPr>
            <w:tcW w:w="3172" w:type="dxa"/>
            <w:vAlign w:val="center"/>
          </w:tcPr>
          <w:p w:rsidR="006834F8" w:rsidRPr="00930053" w:rsidRDefault="00000000">
            <w:pPr>
              <w:spacing w:after="0" w:line="240" w:lineRule="auto"/>
              <w:jc w:val="left"/>
              <w:rPr>
                <w:sz w:val="20"/>
                <w:szCs w:val="32"/>
              </w:rPr>
            </w:pPr>
            <w:r>
              <w:rPr>
                <w:sz w:val="20"/>
                <w:szCs w:val="32"/>
              </w:rPr>
              <w:t>Cota ingenua basada en el nivel histórico disponible en entrenamiento.</w:t>
            </w:r>
          </w:p>
        </w:tc>
      </w:tr>
      <w:tr w:rsidR="006834F8" w:rsidRPr="00930053" w:rsidTr="00836CD0">
        <w:trPr>
          <w:trHeight w:val="435"/>
          <w:jc w:val="center"/>
        </w:trPr>
        <w:tc>
          <w:tcPr>
            <w:tcW w:w="3172" w:type="dxa"/>
            <w:vAlign w:val="center"/>
          </w:tcPr>
          <w:p w:rsidR="006834F8" w:rsidRPr="00930053" w:rsidRDefault="00000000">
            <w:pPr>
              <w:spacing w:after="0" w:line="240" w:lineRule="auto"/>
              <w:jc w:val="left"/>
              <w:rPr>
                <w:sz w:val="20"/>
                <w:szCs w:val="32"/>
              </w:rPr>
            </w:pPr>
            <w:r>
              <w:rPr>
                <w:sz w:val="20"/>
                <w:szCs w:val="32"/>
              </w:rPr>
              <w:t xml:space="preserve">Benchmark B2</w:t>
            </w:r>
          </w:p>
        </w:tc>
        <w:tc>
          <w:tcPr>
            <w:tcW w:w="3172" w:type="dxa"/>
            <w:vAlign w:val="center"/>
          </w:tcPr>
          <w:p w:rsidR="006834F8" w:rsidRPr="00930053" w:rsidRDefault="00000000">
            <w:pPr>
              <w:spacing w:after="0" w:line="240" w:lineRule="auto"/>
              <w:jc w:val="left"/>
              <w:rPr>
                <w:sz w:val="20"/>
                <w:szCs w:val="32"/>
              </w:rPr>
            </w:pPr>
            <w:r>
              <w:rPr>
                <w:sz w:val="20"/>
                <w:szCs w:val="32"/>
              </w:rPr>
              <w:t>Línea base provincial</w:t>
            </w:r>
          </w:p>
        </w:tc>
        <w:tc>
          <w:tcPr>
            <w:tcW w:w="3172" w:type="dxa"/>
            <w:vAlign w:val="center"/>
          </w:tcPr>
          <w:p w:rsidR="006834F8" w:rsidRPr="00930053" w:rsidRDefault="00000000">
            <w:pPr>
              <w:spacing w:after="0" w:line="240" w:lineRule="auto"/>
              <w:jc w:val="left"/>
              <w:rPr>
                <w:sz w:val="20"/>
                <w:szCs w:val="32"/>
              </w:rPr>
            </w:pPr>
            <w:r>
              <w:rPr>
                <w:sz w:val="20"/>
                <w:szCs w:val="32"/>
              </w:rPr>
              <w:t xml:space="preserve">Referencia confirmatoria, junto con B4 (se elige B* antes de evaluar las campañas externas), para la representación con tendencia o anomalía.</w:t>
            </w:r>
          </w:p>
        </w:tc>
      </w:tr>
      <w:tr w:rsidR="006834F8" w:rsidRPr="00930053" w:rsidTr="00836CD0">
        <w:trPr>
          <w:trHeight w:val="202"/>
          <w:jc w:val="center"/>
        </w:trPr>
        <w:tc>
          <w:tcPr>
            <w:tcW w:w="3172" w:type="dxa"/>
            <w:vAlign w:val="center"/>
          </w:tcPr>
          <w:p w:rsidR="006834F8" w:rsidRPr="00930053" w:rsidRDefault="00000000">
            <w:pPr>
              <w:spacing w:after="0" w:line="240" w:lineRule="auto"/>
              <w:jc w:val="left"/>
              <w:rPr>
                <w:sz w:val="20"/>
                <w:szCs w:val="32"/>
              </w:rPr>
            </w:pPr>
            <w:r>
              <w:rPr>
                <w:sz w:val="20"/>
                <w:szCs w:val="32"/>
              </w:rPr>
              <w:t xml:space="preserve">Benchmark B3</w:t>
            </w:r>
          </w:p>
        </w:tc>
        <w:tc>
          <w:tcPr>
            <w:tcW w:w="3172" w:type="dxa"/>
            <w:vAlign w:val="center"/>
          </w:tcPr>
          <w:p w:rsidR="006834F8" w:rsidRPr="00930053" w:rsidRDefault="00000000">
            <w:pPr>
              <w:spacing w:after="0" w:line="240" w:lineRule="auto"/>
              <w:jc w:val="left"/>
              <w:rPr>
                <w:sz w:val="20"/>
                <w:szCs w:val="32"/>
              </w:rPr>
            </w:pPr>
            <w:r>
              <w:rPr>
                <w:sz w:val="20"/>
                <w:szCs w:val="32"/>
              </w:rPr>
              <w:t>Regresión simple con NDVI máximo</w:t>
            </w:r>
          </w:p>
        </w:tc>
        <w:tc>
          <w:tcPr>
            <w:tcW w:w="3172" w:type="dxa"/>
            <w:vAlign w:val="center"/>
          </w:tcPr>
          <w:p w:rsidR="006834F8" w:rsidRPr="00930053" w:rsidRDefault="00000000">
            <w:pPr>
              <w:spacing w:after="0" w:line="240" w:lineRule="auto"/>
              <w:jc w:val="left"/>
              <w:rPr>
                <w:sz w:val="20"/>
                <w:szCs w:val="32"/>
              </w:rPr>
            </w:pPr>
            <w:r>
              <w:rPr>
                <w:sz w:val="20"/>
                <w:szCs w:val="32"/>
              </w:rPr>
              <w:t>Cota mínima del aporte espectral.</w:t>
            </w:r>
          </w:p>
        </w:tc>
      </w:tr>
      <w:tr w:rsidR="006834F8" w:rsidRPr="00930053" w:rsidTr="00836CD0">
        <w:trPr>
          <w:trHeight w:val="202"/>
          <w:jc w:val="center"/>
        </w:trPr>
        <w:tc>
          <w:tcPr>
            <w:tcW w:w="3172" w:type="dxa"/>
            <w:vAlign w:val="center"/>
          </w:tcPr>
          <w:p w:rsidR="006834F8" w:rsidRPr="00930053" w:rsidRDefault="00000000">
            <w:pPr>
              <w:spacing w:after="0" w:line="240" w:lineRule="auto"/>
              <w:jc w:val="left"/>
              <w:rPr>
                <w:sz w:val="20"/>
                <w:szCs w:val="32"/>
              </w:rPr>
            </w:pPr>
            <w:r>
              <w:rPr>
                <w:sz w:val="20"/>
                <w:szCs w:val="32"/>
              </w:rPr>
              <w:t xml:space="preserve">Benchmark B4</w:t>
            </w:r>
          </w:p>
        </w:tc>
        <w:tc>
          <w:tcPr>
            <w:tcW w:w="3172" w:type="dxa"/>
            <w:vAlign w:val="center"/>
          </w:tcPr>
          <w:p w:rsidR="006834F8" w:rsidRPr="00930053" w:rsidRDefault="00000000">
            <w:pPr>
              <w:spacing w:after="0" w:line="240" w:lineRule="auto"/>
              <w:jc w:val="left"/>
              <w:rPr>
                <w:sz w:val="20"/>
                <w:szCs w:val="32"/>
              </w:rPr>
            </w:pPr>
            <w:r>
              <w:rPr>
                <w:sz w:val="20"/>
                <w:szCs w:val="32"/>
              </w:rPr>
              <w:t xml:space="preserve">Persistencia de la última campaña</w:t>
            </w:r>
          </w:p>
        </w:tc>
        <w:tc>
          <w:tcPr>
            <w:tcW w:w="3172" w:type="dxa"/>
            <w:vAlign w:val="center"/>
          </w:tcPr>
          <w:p w:rsidR="006834F8" w:rsidRPr="00930053" w:rsidRDefault="00000000">
            <w:pPr>
              <w:spacing w:after="0" w:line="240" w:lineRule="auto"/>
              <w:jc w:val="left"/>
              <w:rPr>
                <w:sz w:val="20"/>
                <w:szCs w:val="32"/>
              </w:rPr>
            </w:pPr>
            <w:del w:id="9052" w:author="Claude (propuesta de coherencia)" w:date="2026-10-17T12:00:00Z">
              <w:r>
                <w:rPr>
                  <w:sz w:val="20"/>
                  <w:szCs w:val="32"/>
                </w:rPr>
                <w:delText>Referencia secundaria y descriptiva: repite</w:delText>
              </w:r>
            </w:del>
            <w:ins w:id="9053" w:author="Claude (propuesta de coherencia)" w:date="2026-10-17T12:00:00Z">
              <w:r>
                <w:rPr>
                  <w:sz w:val="20"/>
                  <w:szCs w:val="32"/>
                </w:rPr>
                <w:t>Referencia confirmatoria, junto con B2: repite</w:t>
              </w:r>
            </w:ins>
            <w:r>
              <w:rPr>
                <w:sz w:val="20"/>
                <w:szCs w:val="32"/>
              </w:rPr>
              <w:t xml:space="preserve"> el rendimiento de la última campaña de entrenamiento de la provincia; con B2 define la mejor línea base B*.</w:t>
            </w:r>
          </w:p>
        </w:tc>
      </w:tr>
    </w:tbl>
    <w:p w:rsidR="006834F8" w:rsidRPr="00930053" w:rsidRDefault="00000000">
      <w:pPr>
        <w:spacing w:before="80" w:line="240" w:lineRule="auto"/>
      </w:pPr>
      <w:r>
        <w:rPr>
          <w:i/>
          <w:sz w:val="18"/>
        </w:rPr>
        <w:t xml:space="preserve">Nota. </w:t>
      </w:r>
      <w:r>
        <w:rPr>
          <w:sz w:val="18"/>
        </w:rPr>
        <w:t xml:space="preserve">Todos los modelos se evaluarán sobre las mismas campañas y horizontes. El presupuesto de ajuste se aplica a los cinco modelos ajustables, no a los benchmarks.</w:t>
      </w:r>
    </w:p>
    <w:p w:rsidR="006834F8" w:rsidRPr="00930053" w:rsidRDefault="00000000">
      <w:pPr>
        <w:pStyle w:val="Ttulo2"/>
        <w:keepNext/>
      </w:pPr>
      <w:bookmarkStart w:id="102" w:name="_Toc236574109"/>
      <w:r>
        <w:rPr>
          <w:sz w:val="24"/>
        </w:rPr>
        <w:t>4.13 Métricas de evaluación</w:t>
      </w:r>
      <w:bookmarkEnd w:id="102"/>
    </w:p>
    <w:p w:rsidR="006834F8" w:rsidRPr="00930053" w:rsidRDefault="00000000">
      <w:pPr>
        <w:keepNext/>
        <w:spacing w:before="240" w:after="0"/>
      </w:pPr>
      <w:r>
        <w:rPr>
          <w:b/>
        </w:rPr>
        <w:t>Tabla 9</w:t>
      </w:r>
    </w:p>
    <w:p w:rsidR="006834F8" w:rsidRPr="00930053" w:rsidRDefault="00000000">
      <w:pPr>
        <w:keepNext/>
        <w:spacing w:after="100"/>
      </w:pPr>
      <w:r>
        <w:rPr>
          <w:i/>
        </w:rPr>
        <w:t>Métricas de evaluación de la exactitud predictiva</w:t>
      </w:r>
    </w:p>
    <w:tbl>
      <w:tblPr>
        <w:tblW w:w="9537" w:type="dxa"/>
        <w:jc w:val="center"/>
        <w:tblLayout w:type="fixed"/>
        <w:tblCellMar>
          <w:top w:w="50" w:type="dxa"/>
          <w:left w:w="70" w:type="dxa"/>
          <w:bottom w:w="50" w:type="dxa"/>
          <w:right w:w="70" w:type="dxa"/>
        </w:tblCellMar>
        <w:tblLook w:val="04A0" w:firstRow="1" w:lastRow="0" w:firstColumn="1" w:lastColumn="0" w:noHBand="0" w:noVBand="1"/>
      </w:tblPr>
      <w:tblGrid>
        <w:gridCol w:w="3179"/>
        <w:gridCol w:w="3179"/>
        <w:gridCol w:w="3179"/>
      </w:tblGrid>
      <w:tr w:rsidR="006834F8" w:rsidRPr="00930053" w:rsidTr="00836CD0">
        <w:trPr>
          <w:trHeight w:val="229"/>
          <w:tblHeader/>
          <w:jc w:val="center"/>
        </w:trPr>
        <w:tc>
          <w:tcPr>
            <w:tcW w:w="3179" w:type="dxa"/>
            <w:shd w:val="clear" w:color="auto" w:fill="D9E2F3"/>
            <w:vAlign w:val="center"/>
          </w:tcPr>
          <w:p w:rsidR="006834F8" w:rsidRPr="00930053" w:rsidRDefault="00000000">
            <w:pPr>
              <w:spacing w:after="0" w:line="240" w:lineRule="auto"/>
              <w:jc w:val="left"/>
              <w:rPr>
                <w:sz w:val="20"/>
                <w:szCs w:val="28"/>
              </w:rPr>
            </w:pPr>
            <w:r>
              <w:rPr>
                <w:b/>
                <w:sz w:val="20"/>
                <w:szCs w:val="28"/>
              </w:rPr>
              <w:t>Métrica</w:t>
            </w:r>
          </w:p>
        </w:tc>
        <w:tc>
          <w:tcPr>
            <w:tcW w:w="3179" w:type="dxa"/>
            <w:shd w:val="clear" w:color="auto" w:fill="D9E2F3"/>
            <w:vAlign w:val="center"/>
          </w:tcPr>
          <w:p w:rsidR="006834F8" w:rsidRPr="00930053" w:rsidRDefault="00000000">
            <w:pPr>
              <w:spacing w:after="0" w:line="240" w:lineRule="auto"/>
              <w:jc w:val="left"/>
              <w:rPr>
                <w:sz w:val="20"/>
                <w:szCs w:val="28"/>
              </w:rPr>
            </w:pPr>
            <w:r>
              <w:rPr>
                <w:b/>
                <w:sz w:val="20"/>
                <w:szCs w:val="28"/>
              </w:rPr>
              <w:t>Definición</w:t>
            </w:r>
          </w:p>
        </w:tc>
        <w:tc>
          <w:tcPr>
            <w:tcW w:w="3179" w:type="dxa"/>
            <w:shd w:val="clear" w:color="auto" w:fill="D9E2F3"/>
            <w:vAlign w:val="center"/>
          </w:tcPr>
          <w:p w:rsidR="006834F8" w:rsidRPr="00930053" w:rsidRDefault="00000000">
            <w:pPr>
              <w:spacing w:after="0" w:line="240" w:lineRule="auto"/>
              <w:jc w:val="left"/>
              <w:rPr>
                <w:sz w:val="20"/>
                <w:szCs w:val="28"/>
              </w:rPr>
            </w:pPr>
            <w:r>
              <w:rPr>
                <w:b/>
                <w:sz w:val="20"/>
                <w:szCs w:val="28"/>
              </w:rPr>
              <w:t>Uso en la investigación</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Pr>
                <w:sz w:val="20"/>
                <w:szCs w:val="28"/>
              </w:rPr>
              <w:t>RMSE</w:t>
            </w:r>
          </w:p>
        </w:tc>
        <w:tc>
          <w:tcPr>
            <w:tcW w:w="3179" w:type="dxa"/>
            <w:vAlign w:val="center"/>
          </w:tcPr>
          <w:p w:rsidR="006834F8" w:rsidRPr="00930053" w:rsidRDefault="00000000">
            <w:pPr>
              <w:spacing w:after="0" w:line="240" w:lineRule="auto"/>
              <w:jc w:val="left"/>
              <w:rPr>
                <w:sz w:val="20"/>
                <w:szCs w:val="28"/>
              </w:rPr>
            </w:pPr>
            <w:r>
              <w:rPr>
                <w:sz w:val="20"/>
                <w:szCs w:val="28"/>
              </w:rPr>
              <w:t>Raíz del error cuadrático medio.</w:t>
            </w:r>
          </w:p>
        </w:tc>
        <w:tc>
          <w:tcPr>
            <w:tcW w:w="3179" w:type="dxa"/>
            <w:vAlign w:val="center"/>
          </w:tcPr>
          <w:p w:rsidR="006834F8" w:rsidRPr="00930053" w:rsidRDefault="00000000">
            <w:pPr>
              <w:spacing w:after="0" w:line="240" w:lineRule="auto"/>
              <w:jc w:val="left"/>
              <w:rPr>
                <w:sz w:val="20"/>
                <w:szCs w:val="28"/>
              </w:rPr>
            </w:pPr>
            <w:r>
              <w:rPr>
                <w:sz w:val="20"/>
                <w:szCs w:val="28"/>
              </w:rPr>
              <w:t>Métrica confirmatoria de HE1 sobre rendimiento reconstruido en kg/ha; penaliza errores grandes.</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Pr>
                <w:sz w:val="20"/>
                <w:szCs w:val="28"/>
              </w:rPr>
              <w:t>MAE</w:t>
            </w:r>
          </w:p>
        </w:tc>
        <w:tc>
          <w:tcPr>
            <w:tcW w:w="3179" w:type="dxa"/>
            <w:vAlign w:val="center"/>
          </w:tcPr>
          <w:p w:rsidR="006834F8" w:rsidRPr="00930053" w:rsidRDefault="00000000">
            <w:pPr>
              <w:spacing w:after="0" w:line="240" w:lineRule="auto"/>
              <w:jc w:val="left"/>
              <w:rPr>
                <w:sz w:val="20"/>
                <w:szCs w:val="28"/>
              </w:rPr>
            </w:pPr>
            <w:r>
              <w:rPr>
                <w:sz w:val="20"/>
                <w:szCs w:val="28"/>
              </w:rPr>
              <w:t>Error absoluto medio.</w:t>
            </w:r>
          </w:p>
        </w:tc>
        <w:tc>
          <w:tcPr>
            <w:tcW w:w="3179" w:type="dxa"/>
            <w:vAlign w:val="center"/>
          </w:tcPr>
          <w:p w:rsidR="006834F8" w:rsidRPr="00930053" w:rsidRDefault="00000000">
            <w:pPr>
              <w:spacing w:after="0" w:line="240" w:lineRule="auto"/>
              <w:jc w:val="left"/>
              <w:rPr>
                <w:sz w:val="20"/>
                <w:szCs w:val="28"/>
              </w:rPr>
            </w:pPr>
            <w:r>
              <w:rPr>
                <w:sz w:val="20"/>
                <w:szCs w:val="28"/>
              </w:rPr>
              <w:t>Métrica complementaria en kg/ha y, por separado, sobre anomalías.</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Pr>
                <w:sz w:val="20"/>
                <w:szCs w:val="28"/>
              </w:rPr>
              <w:t>rRMSE</w:t>
            </w:r>
          </w:p>
        </w:tc>
        <w:tc>
          <w:tcPr>
            <w:tcW w:w="3179" w:type="dxa"/>
            <w:vAlign w:val="center"/>
          </w:tcPr>
          <w:p w:rsidR="006834F8" w:rsidRPr="00930053" w:rsidRDefault="00000000">
            <w:pPr>
              <w:spacing w:after="0" w:line="240" w:lineRule="auto"/>
              <w:jc w:val="left"/>
              <w:rPr>
                <w:sz w:val="20"/>
                <w:szCs w:val="28"/>
              </w:rPr>
            </w:pPr>
            <w:r>
              <w:rPr>
                <w:sz w:val="20"/>
                <w:szCs w:val="28"/>
              </w:rPr>
              <w:t>RMSE dividido por la media observada y expresado en porcentaje.</w:t>
            </w:r>
          </w:p>
        </w:tc>
        <w:tc>
          <w:tcPr>
            <w:tcW w:w="3179" w:type="dxa"/>
            <w:vAlign w:val="center"/>
          </w:tcPr>
          <w:p w:rsidR="006834F8" w:rsidRPr="00930053" w:rsidRDefault="00000000">
            <w:pPr>
              <w:spacing w:after="0" w:line="240" w:lineRule="auto"/>
              <w:jc w:val="left"/>
              <w:rPr>
                <w:sz w:val="20"/>
                <w:szCs w:val="28"/>
              </w:rPr>
            </w:pPr>
            <w:r>
              <w:rPr>
                <w:sz w:val="20"/>
                <w:szCs w:val="28"/>
              </w:rPr>
              <w:t>Comparación relativa entre campañas o territorios; no se calculará sobre anomalías con media cercana a cero.</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Pr>
                <w:sz w:val="20"/>
                <w:szCs w:val="28"/>
              </w:rPr>
              <w:t>R²</w:t>
            </w:r>
          </w:p>
        </w:tc>
        <w:tc>
          <w:tcPr>
            <w:tcW w:w="3179" w:type="dxa"/>
            <w:vAlign w:val="center"/>
          </w:tcPr>
          <w:p w:rsidR="006834F8" w:rsidRPr="00930053" w:rsidRDefault="00000000">
            <w:pPr>
              <w:spacing w:after="0" w:line="240" w:lineRule="auto"/>
              <w:jc w:val="left"/>
              <w:rPr>
                <w:sz w:val="20"/>
                <w:szCs w:val="28"/>
              </w:rPr>
            </w:pPr>
            <w:r>
              <w:rPr>
                <w:sz w:val="20"/>
                <w:szCs w:val="28"/>
              </w:rPr>
              <w:t>Coeficiente de determinación calculado fuera de muestra.</w:t>
            </w:r>
          </w:p>
        </w:tc>
        <w:tc>
          <w:tcPr>
            <w:tcW w:w="3179" w:type="dxa"/>
            <w:vAlign w:val="center"/>
          </w:tcPr>
          <w:p w:rsidR="006834F8" w:rsidRPr="00930053" w:rsidRDefault="00000000">
            <w:pPr>
              <w:spacing w:after="0" w:line="240" w:lineRule="auto"/>
              <w:jc w:val="left"/>
              <w:rPr>
                <w:sz w:val="20"/>
                <w:szCs w:val="28"/>
              </w:rPr>
            </w:pPr>
            <w:r>
              <w:rPr>
                <w:sz w:val="20"/>
                <w:szCs w:val="28"/>
              </w:rPr>
              <w:t>Medida complementaria de capacidad predictiva; puede tomar valores negativos en prueba.</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Pr>
                <w:sz w:val="20"/>
                <w:szCs w:val="28"/>
              </w:rPr>
              <w:t xml:space="preserve">SS</w:t>
            </w:r>
          </w:p>
        </w:tc>
        <w:tc>
          <w:tcPr>
            <w:tcW w:w="3179" w:type="dxa"/>
            <w:vAlign w:val="center"/>
          </w:tcPr>
          <w:p w:rsidR="006834F8" w:rsidRPr="00930053" w:rsidRDefault="00000000">
            <w:pPr>
              <w:spacing w:after="0" w:line="240" w:lineRule="auto"/>
              <w:jc w:val="left"/>
              <w:rPr>
                <w:sz w:val="20"/>
                <w:szCs w:val="28"/>
              </w:rPr>
            </w:pPr>
            <w:r>
              <w:rPr>
                <w:sz w:val="20"/>
                <w:szCs w:val="28"/>
              </w:rPr>
              <w:t xml:space="preserve">Ganancia de habilidad predictiva de Murphy: 1 − MSE del modelo / MSE de la línea base B*.</w:t>
            </w:r>
          </w:p>
        </w:tc>
        <w:tc>
          <w:tcPr>
            <w:tcW w:w="3179" w:type="dxa"/>
            <w:vAlign w:val="center"/>
          </w:tcPr>
          <w:p w:rsidR="006834F8" w:rsidRPr="00930053" w:rsidRDefault="00000000">
            <w:pPr>
              <w:spacing w:after="0" w:line="240" w:lineRule="auto"/>
              <w:jc w:val="left"/>
              <w:rPr>
                <w:sz w:val="20"/>
                <w:szCs w:val="28"/>
              </w:rPr>
            </w:pPr>
            <w:r>
              <w:rPr>
                <w:sz w:val="20"/>
                <w:szCs w:val="28"/>
              </w:rPr>
              <w:t xml:space="preserve">Medida exploratoria de HE1b; un valor próximo a cero indica equivalencia con la línea base.</w:t>
            </w:r>
          </w:p>
        </w:tc>
      </w:tr>
    </w:tbl>
    <w:p w:rsidR="006834F8" w:rsidRPr="00930053" w:rsidRDefault="00000000">
      <w:pPr>
        <w:spacing w:before="80" w:line="240" w:lineRule="auto"/>
      </w:pPr>
      <w:r>
        <w:rPr>
          <w:i/>
          <w:sz w:val="18"/>
        </w:rPr>
        <w:t xml:space="preserve">Nota. </w:t>
      </w:r>
      <w:r>
        <w:rPr>
          <w:sz w:val="18"/>
        </w:rPr>
        <w:t>Las métricas se reportarán por campaña, departamento, horizonte y modelo. La escala de cálculo se indicará expresamente para evitar mezclar rendimiento en nivel y anomalía.</w:t>
      </w:r>
    </w:p>
    <w:p w:rsidR="006834F8" w:rsidRPr="00930053" w:rsidRDefault="00000000">
      <w:pPr>
        <w:pStyle w:val="Ttulo2"/>
        <w:keepNext/>
      </w:pPr>
      <w:bookmarkStart w:id="103" w:name="_Toc236574110"/>
      <w:r>
        <w:rPr>
          <w:sz w:val="24"/>
        </w:rPr>
        <w:lastRenderedPageBreak/>
        <w:t>4.14 Análisis estadístico</w:t>
      </w:r>
      <w:bookmarkEnd w:id="103"/>
    </w:p>
    <w:p w:rsidR="006834F8" w:rsidRPr="00930053" w:rsidRDefault="00000000">
      <w:pPr>
        <w:spacing w:after="0"/>
        <w:ind w:firstLine="425"/>
      </w:pPr>
      <w:r>
        <w:t xml:space="preserve">El análisis confirmatorio reproducirá la formulación de la sección 3.3. Para HE1a se calculará, por campaña externa, la diferencia relativa del RMSE de CNN-1D respecto de XGBoost y de la mejor línea base provincial B*. La no inferioridad se sostendrá si dicha diferencia es menor que 0,05 en todas las campañas externas (regla exacta de signos). Para HE1b, exploratoria, se estimará la ganancia de habilidad predictiva SS frente a B* y se reportará sin que condicione la decisión.</w:t>
      </w:r>
    </w:p>
    <w:p w:rsidR="006834F8" w:rsidRPr="00930053" w:rsidRDefault="00000000">
      <w:pPr>
        <w:spacing w:after="0"/>
        <w:ind w:firstLine="425"/>
      </w:pPr>
      <w:r>
        <w:t xml:space="preserve">Con pocas campañas externas el remuestreo por bloques no es fiable (con cinco solo hay 3 125 remuestreos distintos), </w:t>
      </w:r>
      <w:del w:id="9054" w:author="Claude (propuesta de coherencia)" w:date="2026-10-17T12:00:00Z">
        <w:r>
          <w:delText>por lo que la decisión se basará en la regla exacta de signos y los intervalos por bloques se reportarán como descriptivos. La prueba de Wilcoxon pareada unilateral y la probabilidad posterior bayesiana de equivalencia práctica (±5 %) se utilizarán como contrastes de apoyo. Se reportarán el estimador de Hodges-Lehmann y la correlación biserial de rangos, además de las diferencias en kg/ha.</w:delText>
        </w:r>
      </w:del>
      <w:ins w:id="9055" w:author="Claude (propuesta de coherencia)" w:date="2026-10-17T12:00:00Z">
        <w:r>
          <w:t>por lo que la decisión de HE1 se basará únicamente en la regla exacta de signos. Como apoyo se reportarán, sin contraste, la mediana de la diferencia relativa y su rango por campaña, además de las diferencias en kg/ha.</w:t>
        </w:r>
      </w:ins>
    </w:p>
    <w:p w:rsidR="006834F8" w:rsidRPr="00930053" w:rsidRDefault="00000000">
      <w:pPr>
        <w:spacing w:after="0"/>
        <w:ind w:firstLine="425"/>
      </w:pPr>
      <w:del w:id="9056" w:author="Claude (propuesta de coherencia)" w:date="2026-10-17T12:00:00Z">
        <w:r>
          <w:delText>Para HE2 se aplicarán los criterios de concordancia (primario), fidelidad y estabilidad (secundarios) preespecificados, con los valores p definidos en la sección 3.3. La corrección secuencial de Holm se limitará a la familia de contrastes secundarios de HE2.</w:delText>
        </w:r>
      </w:del>
      <w:ins w:id="9057" w:author="Claude (propuesta de coherencia)" w:date="2026-10-17T12:00:00Z">
        <w:r>
          <w:t>Para HE2 se aplicará el criterio de concordancia (primario) preespecificado, con el valor p exacto de la sección 3.3.5. La estabilidad y la fidelidad (secundarias) se reportarán como cifras descriptivas, sin valor p ni corrección por multiplicidad, porque con cinco campañas ninguna prueba puede discriminar.</w:t>
        </w:r>
      </w:ins>
      <w:r>
        <w:t xml:space="preserve"> Las comparaciones de los cinco modelos mediante Friedman y procedimientos post hoc se reportarán solo como análisis exploratorio, porque los pliegues provienen de un único conjunto y comparten observaciones de entrenamiento.</w:t>
      </w:r>
    </w:p>
    <w:p w:rsidR="006834F8" w:rsidRPr="00930053" w:rsidRDefault="00000000">
      <w:pPr>
        <w:spacing w:after="0"/>
        <w:ind w:firstLine="425"/>
      </w:pPr>
      <w:r>
        <w:t>Se realizarán análisis de sensibilidad por horizonte de pronóstico, representación de la variable objetivo, participación de la quinua en la superficie agrícola, calidad de la alineación fenológica, fuente climática y campañas extremas.</w:t>
      </w:r>
    </w:p>
    <w:p w:rsidR="006834F8" w:rsidRPr="00930053" w:rsidRDefault="00000000">
      <w:pPr>
        <w:pStyle w:val="Ttulo2"/>
        <w:keepNext/>
      </w:pPr>
      <w:bookmarkStart w:id="104" w:name="_Toc236574111"/>
      <w:r>
        <w:rPr>
          <w:sz w:val="24"/>
        </w:rPr>
        <w:t>4.15 Protocolo de interpretabilidad y validación de las explicaciones</w:t>
      </w:r>
      <w:bookmarkEnd w:id="104"/>
    </w:p>
    <w:p w:rsidR="006834F8" w:rsidRPr="00930053" w:rsidRDefault="00000000">
      <w:pPr>
        <w:spacing w:after="0"/>
        <w:ind w:firstLine="425"/>
      </w:pPr>
      <w:r>
        <w:t>Las explicaciones se generarán únicamente para observaciones externas de prueba. Antes de la evaluación definitiva se registrarán la variante de SHAP, la escala de salida explicada, el conjunto de referencia, el número de observaciones de fondo y el procedimiento empleado para predictores correlacionados.</w:t>
      </w:r>
    </w:p>
    <w:p w:rsidR="006834F8" w:rsidRPr="00930053" w:rsidRDefault="00000000">
      <w:pPr>
        <w:spacing w:after="0"/>
        <w:ind w:left="340" w:hanging="340"/>
      </w:pPr>
      <w:r>
        <w:rPr>
          <w:b/>
        </w:rPr>
        <w:t xml:space="preserve">1. Unidad de atribución. </w:t>
      </w:r>
      <w:r>
        <w:t>Se reportarán valores por predictor y paso temporal y se agregarán por fase fenológica. Las semillas se agregarán dentro de cada campaña antes de evaluar estabilidad.</w:t>
      </w:r>
    </w:p>
    <w:p w:rsidR="006834F8" w:rsidRPr="00930053" w:rsidRDefault="00000000">
      <w:pPr>
        <w:spacing w:after="0"/>
        <w:ind w:left="340" w:hanging="340"/>
      </w:pPr>
      <w:r>
        <w:rPr>
          <w:b/>
        </w:rPr>
        <w:t xml:space="preserve">2. Estabilidad. </w:t>
      </w:r>
      <w:r>
        <w:t xml:space="preserve">Se calculará el ordenamiento de contribución por campaña externa. La concordancia se evaluará con W de Kendall y con la estabilidad corregida por azar de las tres fases principales, </w:t>
      </w:r>
      <w:del w:id="9065" w:author="Claude (propuesta de coherencia)" w:date="2026-10-17T12:00:00Z">
        <w:r>
          <w:delText>contrastadas por permutación (sección 3.3.3)</w:delText>
        </w:r>
      </w:del>
      <w:ins w:id="9066" w:author="Claude (propuesta de coherencia)" w:date="2026-10-17T12:00:00Z">
        <w:r>
          <w:t>reportadas como cifras descriptivas (sección 3.3.3)</w:t>
        </w:r>
      </w:ins>
      <w:r>
        <w:t>.</w:t>
      </w:r>
    </w:p>
    <w:p w:rsidR="006834F8" w:rsidRPr="00930053" w:rsidRDefault="00000000">
      <w:pPr>
        <w:spacing w:after="0"/>
        <w:ind w:left="340" w:hanging="340"/>
      </w:pPr>
      <w:r>
        <w:rPr>
          <w:b/>
        </w:rPr>
        <w:t xml:space="preserve">3. Fidelidad mediante oclusión. </w:t>
      </w:r>
      <w:r>
        <w:t xml:space="preserve">En el conjunto externo se ocluirá por separado cada una de las cinco fases reemplazando sus entradas por el valor de referencia, sin reentrenar, y se comparará el aumento del RMSE de la fase de mayor contribución con el de las demás, con dos tipos de reemplazo (sección 3.3.4). El término ablación se reservará para el análisis secundario con reentrenamiento.</w:t>
      </w:r>
    </w:p>
    <w:p w:rsidR="006834F8" w:rsidRPr="00930053" w:rsidRDefault="00000000">
      <w:pPr>
        <w:spacing w:after="0"/>
        <w:ind w:left="340" w:hanging="340"/>
      </w:pPr>
      <w:r>
        <w:rPr>
          <w:b/>
        </w:rPr>
        <w:lastRenderedPageBreak/>
        <w:t xml:space="preserve">4. Concordancia agronómica. </w:t>
      </w:r>
      <w:r>
        <w:t>Se comprobará si la fase de máxima contribución pertenece al conjunto preespecificado de floración o llenado de grano en el horizonte principal. En el horizonte temprano se considerarán solo fases observables. La coincidencia será interpretada como plausibilidad externa y no como causalidad.</w:t>
      </w:r>
    </w:p>
    <w:p w:rsidR="006834F8" w:rsidRPr="00930053" w:rsidRDefault="00000000">
      <w:pPr>
        <w:spacing w:after="0"/>
        <w:ind w:left="340" w:hanging="340"/>
      </w:pPr>
      <w:r>
        <w:rPr>
          <w:b/>
        </w:rPr>
        <w:t xml:space="preserve">5. Comparación entre arquitecturas. </w:t>
      </w:r>
      <w:r>
        <w:t xml:space="preserve">Las importancias de XGBoost y Random Forest se compararán descriptivamente con las atribuciones de la CNN-1D para examinar la consistencia de patrones entre modelos; la coincidencia no se interpretará como demostración de una propiedad causal del cultivo.</w:t>
      </w:r>
    </w:p>
    <w:p w:rsidR="006834F8" w:rsidRPr="00930053" w:rsidRDefault="00000000">
      <w:pPr>
        <w:pStyle w:val="Ttulo2"/>
        <w:keepNext/>
      </w:pPr>
      <w:bookmarkStart w:id="105" w:name="_Toc236574112"/>
      <w:r>
        <w:rPr>
          <w:sz w:val="24"/>
        </w:rPr>
        <w:t>4.16 Amenazas a la validez</w:t>
      </w:r>
      <w:bookmarkEnd w:id="105"/>
    </w:p>
    <w:p w:rsidR="006834F8" w:rsidRPr="00930053" w:rsidRDefault="00000000">
      <w:pPr>
        <w:keepNext/>
        <w:spacing w:before="240" w:after="0"/>
      </w:pPr>
      <w:r>
        <w:rPr>
          <w:b/>
        </w:rPr>
        <w:t>Tabla 10</w:t>
      </w:r>
    </w:p>
    <w:p w:rsidR="006834F8" w:rsidRPr="00930053" w:rsidRDefault="00000000">
      <w:pPr>
        <w:keepNext/>
        <w:spacing w:after="100"/>
      </w:pPr>
      <w:r>
        <w:rPr>
          <w:i/>
        </w:rPr>
        <w:t>Amenazas a la validez y estrategias de mitigación</w:t>
      </w:r>
    </w:p>
    <w:tbl>
      <w:tblPr>
        <w:tblW w:w="9537" w:type="dxa"/>
        <w:jc w:val="center"/>
        <w:tblLayout w:type="fixed"/>
        <w:tblCellMar>
          <w:top w:w="50" w:type="dxa"/>
          <w:left w:w="70" w:type="dxa"/>
          <w:bottom w:w="50" w:type="dxa"/>
          <w:right w:w="70" w:type="dxa"/>
        </w:tblCellMar>
        <w:tblLook w:val="04A0" w:firstRow="1" w:lastRow="0" w:firstColumn="1" w:lastColumn="0" w:noHBand="0" w:noVBand="1"/>
      </w:tblPr>
      <w:tblGrid>
        <w:gridCol w:w="3179"/>
        <w:gridCol w:w="3179"/>
        <w:gridCol w:w="3179"/>
      </w:tblGrid>
      <w:tr w:rsidR="006834F8" w:rsidRPr="00930053" w:rsidTr="0073560D">
        <w:trPr>
          <w:trHeight w:val="191"/>
          <w:tblHeader/>
          <w:jc w:val="center"/>
        </w:trPr>
        <w:tc>
          <w:tcPr>
            <w:tcW w:w="3179" w:type="dxa"/>
            <w:shd w:val="clear" w:color="auto" w:fill="D9E2F3"/>
            <w:vAlign w:val="center"/>
          </w:tcPr>
          <w:p w:rsidR="006834F8" w:rsidRPr="00930053" w:rsidRDefault="00000000">
            <w:pPr>
              <w:spacing w:after="0" w:line="240" w:lineRule="auto"/>
              <w:jc w:val="left"/>
              <w:rPr>
                <w:sz w:val="20"/>
                <w:szCs w:val="20"/>
              </w:rPr>
            </w:pPr>
            <w:r>
              <w:rPr>
                <w:b/>
                <w:sz w:val="20"/>
                <w:szCs w:val="20"/>
              </w:rPr>
              <w:t>Tipo</w:t>
            </w:r>
          </w:p>
        </w:tc>
        <w:tc>
          <w:tcPr>
            <w:tcW w:w="3179" w:type="dxa"/>
            <w:shd w:val="clear" w:color="auto" w:fill="D9E2F3"/>
            <w:vAlign w:val="center"/>
          </w:tcPr>
          <w:p w:rsidR="006834F8" w:rsidRPr="00930053" w:rsidRDefault="00000000">
            <w:pPr>
              <w:spacing w:after="0" w:line="240" w:lineRule="auto"/>
              <w:jc w:val="left"/>
              <w:rPr>
                <w:sz w:val="20"/>
                <w:szCs w:val="20"/>
              </w:rPr>
            </w:pPr>
            <w:r>
              <w:rPr>
                <w:b/>
                <w:sz w:val="20"/>
                <w:szCs w:val="20"/>
              </w:rPr>
              <w:t>Amenaza</w:t>
            </w:r>
          </w:p>
        </w:tc>
        <w:tc>
          <w:tcPr>
            <w:tcW w:w="3179" w:type="dxa"/>
            <w:shd w:val="clear" w:color="auto" w:fill="D9E2F3"/>
            <w:vAlign w:val="center"/>
          </w:tcPr>
          <w:p w:rsidR="006834F8" w:rsidRPr="00930053" w:rsidRDefault="00000000">
            <w:pPr>
              <w:spacing w:after="0" w:line="240" w:lineRule="auto"/>
              <w:jc w:val="left"/>
              <w:rPr>
                <w:sz w:val="20"/>
                <w:szCs w:val="20"/>
              </w:rPr>
            </w:pPr>
            <w:r>
              <w:rPr>
                <w:b/>
                <w:sz w:val="20"/>
                <w:szCs w:val="20"/>
              </w:rPr>
              <w:t>Mitigación o límite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Constructo</w:t>
            </w:r>
          </w:p>
        </w:tc>
        <w:tc>
          <w:tcPr>
            <w:tcW w:w="3179" w:type="dxa"/>
            <w:vAlign w:val="center"/>
          </w:tcPr>
          <w:p w:rsidR="006834F8" w:rsidRPr="00930053" w:rsidRDefault="00000000">
            <w:pPr>
              <w:spacing w:after="0" w:line="240" w:lineRule="auto"/>
              <w:jc w:val="left"/>
              <w:rPr>
                <w:sz w:val="20"/>
                <w:szCs w:val="20"/>
              </w:rPr>
            </w:pPr>
            <w:r>
              <w:rPr>
                <w:sz w:val="20"/>
                <w:szCs w:val="20"/>
              </w:rPr>
              <w:t>La máscara agrícola no distingue quinua de otros cultivos.</w:t>
            </w:r>
          </w:p>
        </w:tc>
        <w:tc>
          <w:tcPr>
            <w:tcW w:w="3179" w:type="dxa"/>
            <w:vAlign w:val="center"/>
          </w:tcPr>
          <w:p w:rsidR="006834F8" w:rsidRPr="00930053" w:rsidRDefault="00000000">
            <w:pPr>
              <w:spacing w:after="0" w:line="240" w:lineRule="auto"/>
              <w:jc w:val="left"/>
              <w:rPr>
                <w:sz w:val="20"/>
                <w:szCs w:val="20"/>
              </w:rPr>
            </w:pPr>
            <w:r>
              <w:rPr>
                <w:sz w:val="20"/>
                <w:szCs w:val="20"/>
              </w:rPr>
              <w:t>Proporción sembrada como covariable, análisis por estratos y declaración expresa del límite.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Constructo</w:t>
            </w:r>
          </w:p>
        </w:tc>
        <w:tc>
          <w:tcPr>
            <w:tcW w:w="3179" w:type="dxa"/>
            <w:vAlign w:val="center"/>
          </w:tcPr>
          <w:p w:rsidR="006834F8" w:rsidRPr="00930053" w:rsidRDefault="00000000">
            <w:pPr>
              <w:spacing w:after="0" w:line="240" w:lineRule="auto"/>
              <w:jc w:val="left"/>
              <w:rPr>
                <w:sz w:val="20"/>
                <w:szCs w:val="20"/>
              </w:rPr>
            </w:pPr>
            <w:r>
              <w:rPr>
                <w:sz w:val="20"/>
                <w:szCs w:val="20"/>
              </w:rPr>
              <w:t>Fechas y fases fenológicas estimadas con incertidumbre.</w:t>
            </w:r>
          </w:p>
        </w:tc>
        <w:tc>
          <w:tcPr>
            <w:tcW w:w="3179" w:type="dxa"/>
            <w:vAlign w:val="center"/>
          </w:tcPr>
          <w:p w:rsidR="006834F8" w:rsidRPr="00930053" w:rsidRDefault="00000000">
            <w:pPr>
              <w:spacing w:after="0" w:line="240" w:lineRule="auto"/>
              <w:jc w:val="left"/>
              <w:rPr>
                <w:sz w:val="20"/>
                <w:szCs w:val="20"/>
              </w:rPr>
            </w:pPr>
            <w:r>
              <w:rPr>
                <w:sz w:val="20"/>
                <w:szCs w:val="20"/>
              </w:rPr>
              <w:t>Jerarquía de alineación, indicador de imputación y sensibilidad frente a ventanas fijas.</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Pr>
                <w:sz w:val="20"/>
                <w:szCs w:val="20"/>
              </w:rPr>
              <w:t>Constructo</w:t>
            </w:r>
          </w:p>
        </w:tc>
        <w:tc>
          <w:tcPr>
            <w:tcW w:w="3179" w:type="dxa"/>
            <w:vAlign w:val="center"/>
          </w:tcPr>
          <w:p w:rsidR="006834F8" w:rsidRPr="00930053" w:rsidRDefault="00000000">
            <w:pPr>
              <w:spacing w:after="0" w:line="240" w:lineRule="auto"/>
              <w:jc w:val="left"/>
              <w:rPr>
                <w:sz w:val="20"/>
                <w:szCs w:val="20"/>
              </w:rPr>
            </w:pPr>
            <w:r>
              <w:rPr>
                <w:sz w:val="20"/>
                <w:szCs w:val="20"/>
              </w:rPr>
              <w:t>Rendimiento oficial con errores o cambios administrativos.</w:t>
            </w:r>
          </w:p>
        </w:tc>
        <w:tc>
          <w:tcPr>
            <w:tcW w:w="3179" w:type="dxa"/>
            <w:vAlign w:val="center"/>
          </w:tcPr>
          <w:p w:rsidR="006834F8" w:rsidRPr="00930053" w:rsidRDefault="00000000">
            <w:pPr>
              <w:spacing w:after="0" w:line="240" w:lineRule="auto"/>
              <w:jc w:val="left"/>
              <w:rPr>
                <w:sz w:val="20"/>
                <w:szCs w:val="20"/>
              </w:rPr>
            </w:pPr>
            <w:r>
              <w:rPr>
                <w:sz w:val="20"/>
                <w:szCs w:val="20"/>
              </w:rPr>
              <w:t>Verificación producción/superficie, contraste entre fuentes y sensibilidad por subperiodos.</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Constructo</w:t>
            </w:r>
          </w:p>
        </w:tc>
        <w:tc>
          <w:tcPr>
            <w:tcW w:w="3179" w:type="dxa"/>
            <w:vAlign w:val="center"/>
          </w:tcPr>
          <w:p w:rsidR="006834F8" w:rsidRPr="00930053" w:rsidRDefault="00000000">
            <w:pPr>
              <w:spacing w:after="0" w:line="240" w:lineRule="auto"/>
              <w:jc w:val="left"/>
              <w:rPr>
                <w:sz w:val="20"/>
                <w:szCs w:val="20"/>
              </w:rPr>
            </w:pPr>
            <w:r>
              <w:rPr>
                <w:sz w:val="20"/>
                <w:szCs w:val="20"/>
              </w:rPr>
              <w:t>SHAP puede confundirse con causalidad.</w:t>
            </w:r>
          </w:p>
        </w:tc>
        <w:tc>
          <w:tcPr>
            <w:tcW w:w="3179" w:type="dxa"/>
            <w:vAlign w:val="center"/>
          </w:tcPr>
          <w:p w:rsidR="006834F8" w:rsidRPr="00930053" w:rsidRDefault="00000000">
            <w:pPr>
              <w:spacing w:after="0" w:line="240" w:lineRule="auto"/>
              <w:jc w:val="left"/>
              <w:rPr>
                <w:sz w:val="20"/>
                <w:szCs w:val="20"/>
              </w:rPr>
            </w:pPr>
            <w:r>
              <w:rPr>
                <w:sz w:val="20"/>
                <w:szCs w:val="20"/>
              </w:rPr>
              <w:t>Uso del término contribución predictiva y evaluación de estabilidad, fidelidad y plausibilidad externa.</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Pr>
                <w:sz w:val="20"/>
                <w:szCs w:val="20"/>
              </w:rPr>
              <w:t>Interna</w:t>
            </w:r>
          </w:p>
        </w:tc>
        <w:tc>
          <w:tcPr>
            <w:tcW w:w="3179" w:type="dxa"/>
            <w:vAlign w:val="center"/>
          </w:tcPr>
          <w:p w:rsidR="006834F8" w:rsidRPr="00930053" w:rsidRDefault="00000000">
            <w:pPr>
              <w:spacing w:after="0" w:line="240" w:lineRule="auto"/>
              <w:jc w:val="left"/>
              <w:rPr>
                <w:sz w:val="20"/>
                <w:szCs w:val="20"/>
              </w:rPr>
            </w:pPr>
            <w:r>
              <w:rPr>
                <w:sz w:val="20"/>
                <w:szCs w:val="20"/>
              </w:rPr>
              <w:t xml:space="preserve">Fuga temporal por transformaciones, fenometría o horizonte.</w:t>
            </w:r>
          </w:p>
        </w:tc>
        <w:tc>
          <w:tcPr>
            <w:tcW w:w="3179" w:type="dxa"/>
            <w:vAlign w:val="center"/>
          </w:tcPr>
          <w:p w:rsidR="006834F8" w:rsidRPr="00930053" w:rsidRDefault="00000000">
            <w:pPr>
              <w:spacing w:after="0" w:line="240" w:lineRule="auto"/>
              <w:jc w:val="left"/>
              <w:rPr>
                <w:sz w:val="20"/>
                <w:szCs w:val="20"/>
              </w:rPr>
            </w:pPr>
            <w:r>
              <w:rPr>
                <w:sz w:val="20"/>
                <w:szCs w:val="20"/>
              </w:rPr>
              <w:t>Todo parámetro se estima con entrenamiento y se excluye información posterior al punto de corte.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Interna</w:t>
            </w:r>
          </w:p>
        </w:tc>
        <w:tc>
          <w:tcPr>
            <w:tcW w:w="3179" w:type="dxa"/>
            <w:vAlign w:val="center"/>
          </w:tcPr>
          <w:p w:rsidR="006834F8" w:rsidRPr="00930053" w:rsidRDefault="00000000">
            <w:pPr>
              <w:spacing w:after="0" w:line="240" w:lineRule="auto"/>
              <w:jc w:val="left"/>
              <w:rPr>
                <w:sz w:val="20"/>
                <w:szCs w:val="20"/>
              </w:rPr>
            </w:pPr>
            <w:r>
              <w:rPr>
                <w:sz w:val="20"/>
                <w:szCs w:val="20"/>
              </w:rPr>
              <w:t>Heterogeneidad entre fuentes climáticas.</w:t>
            </w:r>
          </w:p>
        </w:tc>
        <w:tc>
          <w:tcPr>
            <w:tcW w:w="3179" w:type="dxa"/>
            <w:vAlign w:val="center"/>
          </w:tcPr>
          <w:p w:rsidR="006834F8" w:rsidRPr="00930053" w:rsidRDefault="00000000">
            <w:pPr>
              <w:spacing w:after="0" w:line="240" w:lineRule="auto"/>
              <w:jc w:val="left"/>
              <w:rPr>
                <w:sz w:val="20"/>
                <w:szCs w:val="20"/>
              </w:rPr>
            </w:pPr>
            <w:r>
              <w:rPr>
                <w:sz w:val="20"/>
                <w:szCs w:val="20"/>
              </w:rPr>
              <w:t>Productos grillados homogéneos como fuentes principales; SENAMHI para validación y sesgo.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Interna</w:t>
            </w:r>
          </w:p>
        </w:tc>
        <w:tc>
          <w:tcPr>
            <w:tcW w:w="3179" w:type="dxa"/>
            <w:vAlign w:val="center"/>
          </w:tcPr>
          <w:p w:rsidR="006834F8" w:rsidRPr="00930053" w:rsidRDefault="00000000">
            <w:pPr>
              <w:spacing w:after="0" w:line="240" w:lineRule="auto"/>
              <w:jc w:val="left"/>
              <w:rPr>
                <w:sz w:val="20"/>
                <w:szCs w:val="20"/>
              </w:rPr>
            </w:pPr>
            <w:r>
              <w:rPr>
                <w:sz w:val="20"/>
                <w:szCs w:val="20"/>
              </w:rPr>
              <w:t>Ventaja por ajuste desigual o selección retrospectiva del comparador.</w:t>
            </w:r>
          </w:p>
        </w:tc>
        <w:tc>
          <w:tcPr>
            <w:tcW w:w="3179" w:type="dxa"/>
            <w:vAlign w:val="center"/>
          </w:tcPr>
          <w:p w:rsidR="006834F8" w:rsidRPr="00930053" w:rsidRDefault="00000000">
            <w:pPr>
              <w:spacing w:after="0" w:line="240" w:lineRule="auto"/>
              <w:jc w:val="left"/>
              <w:rPr>
                <w:sz w:val="20"/>
                <w:szCs w:val="20"/>
              </w:rPr>
            </w:pPr>
            <w:r>
              <w:rPr>
                <w:sz w:val="20"/>
                <w:szCs w:val="20"/>
              </w:rPr>
              <w:t xml:space="preserve">Presupuesto comparable, espacios publicados y XGBoost preespecificado.</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Pr>
                <w:sz w:val="20"/>
                <w:szCs w:val="20"/>
              </w:rPr>
              <w:t>Interna</w:t>
            </w:r>
          </w:p>
        </w:tc>
        <w:tc>
          <w:tcPr>
            <w:tcW w:w="3179" w:type="dxa"/>
            <w:vAlign w:val="center"/>
          </w:tcPr>
          <w:p w:rsidR="006834F8" w:rsidRPr="00930053" w:rsidRDefault="00000000">
            <w:pPr>
              <w:spacing w:after="0" w:line="240" w:lineRule="auto"/>
              <w:jc w:val="left"/>
              <w:rPr>
                <w:sz w:val="20"/>
                <w:szCs w:val="20"/>
              </w:rPr>
            </w:pPr>
            <w:r>
              <w:rPr>
                <w:sz w:val="20"/>
                <w:szCs w:val="20"/>
              </w:rPr>
              <w:t>Variación por semillas.</w:t>
            </w:r>
          </w:p>
        </w:tc>
        <w:tc>
          <w:tcPr>
            <w:tcW w:w="3179" w:type="dxa"/>
            <w:vAlign w:val="center"/>
          </w:tcPr>
          <w:p w:rsidR="006834F8" w:rsidRPr="00930053" w:rsidRDefault="00000000">
            <w:pPr>
              <w:spacing w:after="0" w:line="240" w:lineRule="auto"/>
              <w:jc w:val="left"/>
              <w:rPr>
                <w:sz w:val="20"/>
                <w:szCs w:val="20"/>
              </w:rPr>
            </w:pPr>
            <w:r>
              <w:rPr>
                <w:sz w:val="20"/>
                <w:szCs w:val="20"/>
              </w:rPr>
              <w:t>Réplicas solo en modelos estocásticos; agregación por campaña antes de los contrastes.</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Interna</w:t>
            </w:r>
          </w:p>
        </w:tc>
        <w:tc>
          <w:tcPr>
            <w:tcW w:w="3179" w:type="dxa"/>
            <w:vAlign w:val="center"/>
          </w:tcPr>
          <w:p w:rsidR="006834F8" w:rsidRPr="00930053" w:rsidRDefault="00000000">
            <w:pPr>
              <w:spacing w:after="0" w:line="240" w:lineRule="auto"/>
              <w:jc w:val="left"/>
              <w:rPr>
                <w:sz w:val="20"/>
                <w:szCs w:val="20"/>
              </w:rPr>
            </w:pPr>
            <w:r>
              <w:rPr>
                <w:sz w:val="20"/>
                <w:szCs w:val="20"/>
              </w:rPr>
              <w:t>Selección del conjunto de referencia SHAP.</w:t>
            </w:r>
          </w:p>
        </w:tc>
        <w:tc>
          <w:tcPr>
            <w:tcW w:w="3179" w:type="dxa"/>
            <w:vAlign w:val="center"/>
          </w:tcPr>
          <w:p w:rsidR="006834F8" w:rsidRPr="00930053" w:rsidRDefault="00000000">
            <w:pPr>
              <w:spacing w:after="0" w:line="240" w:lineRule="auto"/>
              <w:jc w:val="left"/>
              <w:rPr>
                <w:sz w:val="20"/>
                <w:szCs w:val="20"/>
              </w:rPr>
            </w:pPr>
            <w:r>
              <w:rPr>
                <w:sz w:val="20"/>
                <w:szCs w:val="20"/>
              </w:rPr>
              <w:t>Referencia extraída solo de entrenamiento y procedimiento preespecificado.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Conclusión</w:t>
            </w:r>
          </w:p>
        </w:tc>
        <w:tc>
          <w:tcPr>
            <w:tcW w:w="3179" w:type="dxa"/>
            <w:vAlign w:val="center"/>
          </w:tcPr>
          <w:p w:rsidR="006834F8" w:rsidRPr="00930053" w:rsidRDefault="00000000">
            <w:pPr>
              <w:spacing w:after="0" w:line="240" w:lineRule="auto"/>
              <w:jc w:val="left"/>
              <w:rPr>
                <w:sz w:val="20"/>
                <w:szCs w:val="20"/>
              </w:rPr>
            </w:pPr>
            <w:r>
              <w:rPr>
                <w:sz w:val="20"/>
                <w:szCs w:val="20"/>
              </w:rPr>
              <w:t>Pocos bloques temporales, dependencia y baja potencia.</w:t>
            </w:r>
          </w:p>
        </w:tc>
        <w:tc>
          <w:tcPr>
            <w:tcW w:w="3179" w:type="dxa"/>
            <w:vAlign w:val="center"/>
          </w:tcPr>
          <w:p w:rsidR="006834F8" w:rsidRPr="00930053" w:rsidRDefault="00000000">
            <w:pPr>
              <w:spacing w:after="0" w:line="240" w:lineRule="auto"/>
              <w:jc w:val="left"/>
              <w:rPr>
                <w:sz w:val="20"/>
                <w:szCs w:val="20"/>
              </w:rPr>
            </w:pPr>
            <w:r>
              <w:rPr>
                <w:sz w:val="20"/>
                <w:szCs w:val="20"/>
              </w:rPr>
              <w:t xml:space="preserve">Regla exacta de signos, magnitudes de efecto, </w:t>
            </w:r>
            <w:del w:id="9067" w:author="Claude (propuesta de coherencia)" w:date="2026-10-17T12:00:00Z">
              <w:r>
                <w:rPr>
                  <w:sz w:val="20"/>
                  <w:szCs w:val="20"/>
                </w:rPr>
                <w:delText>intervalos descriptivos por bloques</w:delText>
              </w:r>
            </w:del>
            <w:ins w:id="9068" w:author="Claude (propuesta de coherencia)" w:date="2026-10-17T12:00:00Z">
              <w:r>
                <w:rPr>
                  <w:sz w:val="20"/>
                  <w:szCs w:val="20"/>
                </w:rPr>
                <w:t>rango por campaña</w:t>
              </w:r>
            </w:ins>
            <w:r>
              <w:rPr>
                <w:sz w:val="20"/>
                <w:szCs w:val="20"/>
              </w:rPr>
              <w:t xml:space="preserve"> y declaración expresa de la baja potencia.</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Pr>
                <w:sz w:val="20"/>
                <w:szCs w:val="20"/>
              </w:rPr>
              <w:lastRenderedPageBreak/>
              <w:t>Conclusión</w:t>
            </w:r>
          </w:p>
        </w:tc>
        <w:tc>
          <w:tcPr>
            <w:tcW w:w="3179" w:type="dxa"/>
            <w:vAlign w:val="center"/>
          </w:tcPr>
          <w:p w:rsidR="006834F8" w:rsidRPr="00930053" w:rsidRDefault="00000000">
            <w:pPr>
              <w:spacing w:after="0" w:line="240" w:lineRule="auto"/>
              <w:jc w:val="left"/>
              <w:rPr>
                <w:sz w:val="20"/>
                <w:szCs w:val="20"/>
              </w:rPr>
            </w:pPr>
            <w:r>
              <w:rPr>
                <w:sz w:val="20"/>
                <w:szCs w:val="20"/>
              </w:rPr>
              <w:t>Multiplicidad.</w:t>
            </w:r>
          </w:p>
        </w:tc>
        <w:tc>
          <w:tcPr>
            <w:tcW w:w="3179" w:type="dxa"/>
            <w:vAlign w:val="center"/>
          </w:tcPr>
          <w:p w:rsidR="006834F8" w:rsidRPr="00930053" w:rsidRDefault="00000000">
            <w:pPr>
              <w:spacing w:after="0" w:line="240" w:lineRule="auto"/>
              <w:jc w:val="left"/>
              <w:rPr>
                <w:sz w:val="20"/>
                <w:szCs w:val="20"/>
              </w:rPr>
            </w:pPr>
            <w:del w:id="9058" w:author="Claude (propuesta de coherencia)" w:date="2026-10-17T12:00:00Z">
              <w:r>
                <w:rPr>
                  <w:sz w:val="20"/>
                  <w:szCs w:val="20"/>
                </w:rPr>
                <w:delText>Familia de contrastes secundarios de HE2 declarada y corrección de Holm;</w:delText>
              </w:r>
            </w:del>
            <w:ins w:id="9059" w:author="Claude (propuesta de coherencia)" w:date="2026-10-17T12:00:00Z">
              <w:r>
                <w:rPr>
                  <w:sz w:val="20"/>
                  <w:szCs w:val="20"/>
                </w:rPr>
                <w:t>Contrastes secundarios de HE2 reportados como cifras descriptivas;</w:t>
              </w:r>
            </w:ins>
            <w:r>
              <w:rPr>
                <w:sz w:val="20"/>
                <w:szCs w:val="20"/>
              </w:rPr>
              <w:t xml:space="preserve"> análisis multialgoritmo exploratorio.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Externa</w:t>
            </w:r>
          </w:p>
        </w:tc>
        <w:tc>
          <w:tcPr>
            <w:tcW w:w="3179" w:type="dxa"/>
            <w:vAlign w:val="center"/>
          </w:tcPr>
          <w:p w:rsidR="006834F8" w:rsidRPr="00930053" w:rsidRDefault="00000000">
            <w:pPr>
              <w:spacing w:after="0" w:line="240" w:lineRule="auto"/>
              <w:jc w:val="left"/>
              <w:rPr>
                <w:sz w:val="20"/>
                <w:szCs w:val="20"/>
              </w:rPr>
            </w:pPr>
            <w:r>
              <w:rPr>
                <w:sz w:val="20"/>
                <w:szCs w:val="20"/>
              </w:rPr>
              <w:t>Generalización a otros cultivos, escalas, regímenes de riego o climas.</w:t>
            </w:r>
          </w:p>
        </w:tc>
        <w:tc>
          <w:tcPr>
            <w:tcW w:w="3179" w:type="dxa"/>
            <w:vAlign w:val="center"/>
          </w:tcPr>
          <w:p w:rsidR="006834F8" w:rsidRPr="00930053" w:rsidRDefault="00000000">
            <w:pPr>
              <w:spacing w:after="0" w:line="240" w:lineRule="auto"/>
              <w:jc w:val="left"/>
              <w:rPr>
                <w:sz w:val="20"/>
                <w:szCs w:val="20"/>
              </w:rPr>
            </w:pPr>
            <w:r>
              <w:rPr>
                <w:sz w:val="20"/>
                <w:szCs w:val="20"/>
              </w:rPr>
              <w:t>Delimitación explícita, robustez espacial y prohibición de extrapolar fuera del rango histórico.</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Pr>
                <w:sz w:val="20"/>
                <w:szCs w:val="20"/>
              </w:rPr>
              <w:t>Externa</w:t>
            </w:r>
          </w:p>
        </w:tc>
        <w:tc>
          <w:tcPr>
            <w:tcW w:w="3179" w:type="dxa"/>
            <w:vAlign w:val="center"/>
          </w:tcPr>
          <w:p w:rsidR="006834F8" w:rsidRPr="00930053" w:rsidRDefault="00000000">
            <w:pPr>
              <w:spacing w:after="0" w:line="240" w:lineRule="auto"/>
              <w:jc w:val="left"/>
              <w:rPr>
                <w:sz w:val="20"/>
                <w:szCs w:val="20"/>
              </w:rPr>
            </w:pPr>
            <w:r>
              <w:rPr>
                <w:sz w:val="20"/>
                <w:szCs w:val="20"/>
              </w:rPr>
              <w:t>Campañas climáticas fuera del rango observado.</w:t>
            </w:r>
          </w:p>
        </w:tc>
        <w:tc>
          <w:tcPr>
            <w:tcW w:w="3179" w:type="dxa"/>
            <w:vAlign w:val="center"/>
          </w:tcPr>
          <w:p w:rsidR="006834F8" w:rsidRPr="00930053" w:rsidRDefault="00000000">
            <w:pPr>
              <w:spacing w:after="0" w:line="240" w:lineRule="auto"/>
              <w:jc w:val="left"/>
              <w:rPr>
                <w:sz w:val="20"/>
                <w:szCs w:val="20"/>
              </w:rPr>
            </w:pPr>
            <w:r>
              <w:rPr>
                <w:sz w:val="20"/>
                <w:szCs w:val="20"/>
              </w:rPr>
              <w:t>Reporte de incertidumbre y evaluación específica de campañas extremas, sin afirmar validez futura universal.</w:t>
            </w:r>
          </w:p>
        </w:tc>
      </w:tr>
    </w:tbl>
    <w:p w:rsidR="006834F8" w:rsidRPr="00930053" w:rsidRDefault="00000000">
      <w:pPr>
        <w:spacing w:before="80" w:line="240" w:lineRule="auto"/>
      </w:pPr>
      <w:r>
        <w:rPr>
          <w:i/>
          <w:sz w:val="18"/>
        </w:rPr>
        <w:t xml:space="preserve">Nota. </w:t>
      </w:r>
      <w:r>
        <w:rPr>
          <w:sz w:val="18"/>
        </w:rPr>
        <w:t xml:space="preserve">Clasificación basada en Wohlin et al. (2012). Las campañas son bloques potenciales y no se asumirá independencia automática entre ellas.</w:t>
      </w:r>
    </w:p>
    <w:p w:rsidR="006834F8" w:rsidRPr="00930053" w:rsidRDefault="00000000">
      <w:pPr>
        <w:pStyle w:val="Ttulo2"/>
        <w:keepNext/>
      </w:pPr>
      <w:bookmarkStart w:id="106" w:name="_Toc236574113"/>
      <w:r>
        <w:rPr>
          <w:sz w:val="24"/>
        </w:rPr>
        <w:t>4.17 Consideraciones éticas, licencias y uso de inteligencia artificial</w:t>
      </w:r>
      <w:bookmarkEnd w:id="106"/>
    </w:p>
    <w:p w:rsidR="006834F8" w:rsidRPr="00930053" w:rsidRDefault="00000000">
      <w:pPr>
        <w:spacing w:after="0"/>
        <w:ind w:firstLine="425"/>
      </w:pPr>
      <w:r>
        <w:t>La investigación no involucrará participantes humanos ni tratará datos personales. La procedencia de una exención o revisión institucional se verificará conforme a las disposiciones vigentes de la universidad; no se asumirá automáticamente que la ausencia de personas elimina todo requisito administrativo.</w:t>
      </w:r>
    </w:p>
    <w:p w:rsidR="006834F8" w:rsidRPr="00930053" w:rsidRDefault="00000000">
      <w:pPr>
        <w:spacing w:after="0"/>
        <w:ind w:left="340" w:hanging="340"/>
      </w:pPr>
      <w:r>
        <w:t xml:space="preserve">• </w:t>
      </w:r>
      <w:r>
        <w:rPr>
          <w:b/>
        </w:rPr>
        <w:t xml:space="preserve">Integridad académica. </w:t>
      </w:r>
      <w:r>
        <w:t>Las fuentes, datos, código y decisiones se documentarán; el manuscrito se someterá a control de similitud y las referencias serán verificadas en sus fuentes originales.</w:t>
      </w:r>
    </w:p>
    <w:p w:rsidR="006834F8" w:rsidRPr="00930053" w:rsidRDefault="00000000">
      <w:pPr>
        <w:spacing w:after="0"/>
        <w:ind w:left="340" w:hanging="340"/>
      </w:pPr>
      <w:r>
        <w:t xml:space="preserve">• </w:t>
      </w:r>
      <w:r>
        <w:rPr>
          <w:b/>
        </w:rPr>
        <w:t xml:space="preserve">Licencias y redistribución. </w:t>
      </w:r>
      <w:r>
        <w:t xml:space="preserve">El acceso público no se equiparará automáticamente a licencia de redistribución. Se respetarán los términos de MIDAGRI, INEI, Copernicus, CHIRPS, MODIS y SENAMHI, y se publicarán datos derivados únicamente cuando las licencias lo permitan.</w:t>
      </w:r>
    </w:p>
    <w:p w:rsidR="006834F8" w:rsidRPr="00930053" w:rsidRDefault="00000000">
      <w:pPr>
        <w:spacing w:after="0"/>
        <w:ind w:left="340" w:hanging="340"/>
      </w:pPr>
      <w:r>
        <w:t xml:space="preserve">• </w:t>
      </w:r>
      <w:r>
        <w:rPr>
          <w:b/>
        </w:rPr>
        <w:t xml:space="preserve">Uso responsable del artefacto. </w:t>
      </w:r>
      <w:r>
        <w:t>Los resultados se presentarán con intervalos, ámbito de validez y limitaciones de escala. No se formularán recomendaciones prescriptivas a productores individuales a partir de un modelo provincial.</w:t>
      </w:r>
    </w:p>
    <w:p w:rsidR="006834F8" w:rsidRPr="00930053" w:rsidRDefault="00000000">
      <w:pPr>
        <w:spacing w:after="0"/>
        <w:ind w:left="340" w:hanging="340"/>
      </w:pPr>
      <w:r>
        <w:t xml:space="preserve">• </w:t>
      </w:r>
      <w:r>
        <w:rPr>
          <w:b/>
        </w:rPr>
        <w:t xml:space="preserve">Inteligencia artificial generativa. </w:t>
      </w:r>
      <w:r>
        <w:t>Se declarará su uso como apoyo en redacción, revisión de estilo y depuración de código. No se utilizará para fabricar datos, resultados o referencias, y el autor verificará toda salida incorporada al trabajo.</w:t>
      </w:r>
    </w:p>
    <w:p w:rsidR="006834F8" w:rsidRPr="00930053" w:rsidRDefault="00000000">
      <w:pPr>
        <w:pStyle w:val="Ttulo2"/>
        <w:keepNext/>
      </w:pPr>
      <w:bookmarkStart w:id="107" w:name="_Toc236574114"/>
      <w:r>
        <w:rPr>
          <w:sz w:val="24"/>
        </w:rPr>
        <w:t>4.18 Plan de reproducibilidad</w:t>
      </w:r>
      <w:bookmarkEnd w:id="107"/>
    </w:p>
    <w:p w:rsidR="006834F8" w:rsidRPr="00930053" w:rsidRDefault="00000000">
      <w:pPr>
        <w:spacing w:after="0"/>
        <w:ind w:firstLine="425"/>
      </w:pPr>
      <w:r>
        <w:t>La reproducibilidad se abordará como parte del diseño y no como una actividad posterior. El plan comprenderá:</w:t>
      </w:r>
    </w:p>
    <w:p w:rsidR="006834F8" w:rsidRPr="00930053" w:rsidRDefault="00000000">
      <w:pPr>
        <w:spacing w:after="0"/>
        <w:ind w:left="340" w:hanging="340"/>
      </w:pPr>
      <w:r>
        <w:rPr>
          <w:b/>
        </w:rPr>
        <w:t xml:space="preserve">1. Repositorio de código. </w:t>
      </w:r>
      <w:r>
        <w:t>Scripts de descarga, construcción, entrenamiento, evaluación, explicaciones y figuras, con historial de versiones y licencia declarada.</w:t>
      </w:r>
    </w:p>
    <w:p w:rsidR="006834F8" w:rsidRPr="00930053" w:rsidRDefault="00000000">
      <w:pPr>
        <w:spacing w:after="0"/>
        <w:ind w:left="340" w:hanging="340"/>
      </w:pPr>
      <w:r>
        <w:rPr>
          <w:b/>
        </w:rPr>
        <w:t xml:space="preserve">2. Manifiesto de datos. </w:t>
      </w:r>
      <w:r>
        <w:t>Fuente, versión, URL o identificador, fecha de descarga, hash, licencia, cobertura y transformación de cada archivo.</w:t>
      </w:r>
    </w:p>
    <w:p w:rsidR="006834F8" w:rsidRPr="00930053" w:rsidRDefault="00000000">
      <w:pPr>
        <w:spacing w:after="0"/>
        <w:ind w:left="340" w:hanging="340"/>
      </w:pPr>
      <w:r>
        <w:rPr>
          <w:b/>
        </w:rPr>
        <w:lastRenderedPageBreak/>
        <w:t xml:space="preserve">3. Entorno de ejecución. </w:t>
      </w:r>
      <w:r>
        <w:t>Versiones de Python y bibliotecas, archivo de dependencias, contenedor, hardware y configuración de aceleración.</w:t>
      </w:r>
    </w:p>
    <w:p w:rsidR="006834F8" w:rsidRPr="00930053" w:rsidRDefault="00000000">
      <w:pPr>
        <w:spacing w:after="0"/>
        <w:ind w:left="340" w:hanging="340"/>
      </w:pPr>
      <w:r>
        <w:rPr>
          <w:b/>
        </w:rPr>
        <w:t xml:space="preserve">4. Preespecificación. </w:t>
      </w:r>
      <w:r>
        <w:t xml:space="preserve">Registro fechado de hipótesis, margen de no inferioridad, comparador confirmatorio y línea base B*, </w:t>
      </w:r>
      <w:del w:id="9069" w:author="Claude (propuesta de coherencia)" w:date="2026-10-17T12:00:00Z">
        <w:r>
          <w:delText>criterios y valores p de HE2</w:delText>
        </w:r>
      </w:del>
      <w:ins w:id="9070" w:author="Claude (propuesta de coherencia)" w:date="2026-10-17T12:00:00Z">
        <w:r>
          <w:t>criterios de HE2 y valor p de la concordancia</w:t>
        </w:r>
      </w:ins>
      <w:r>
        <w:t>, horizontes, espacios de búsqueda y reglas de depuración.</w:t>
      </w:r>
    </w:p>
    <w:p w:rsidR="006834F8" w:rsidRPr="00930053" w:rsidRDefault="00000000">
      <w:pPr>
        <w:spacing w:after="0"/>
        <w:ind w:left="340" w:hanging="340"/>
      </w:pPr>
      <w:r>
        <w:rPr>
          <w:b/>
        </w:rPr>
        <w:t xml:space="preserve">5. Resultados intermedios. </w:t>
      </w:r>
      <w:r>
        <w:t>Predicciones, métricas y atribuciones por campaña, modelo y semilla, preservando la separación entre datos de entrenamiento y prueba.</w:t>
      </w:r>
    </w:p>
    <w:p w:rsidR="006834F8" w:rsidRPr="00930053" w:rsidRDefault="00000000">
      <w:pPr>
        <w:spacing w:after="0"/>
        <w:ind w:left="340" w:hanging="340"/>
      </w:pPr>
      <w:r>
        <w:rPr>
          <w:b/>
        </w:rPr>
        <w:t xml:space="preserve">6. Reconstrucción del conjunto. </w:t>
      </w:r>
      <w:r>
        <w:t>Cuando una licencia impida redistribuir datos, se publicarán scripts, metadatos y reglas suficientes para reconstruirlos desde la fuente oficial.</w:t>
      </w:r>
    </w:p>
    <w:p w:rsidR="006834F8" w:rsidRPr="00930053" w:rsidRDefault="00000000">
      <w:pPr>
        <w:spacing w:after="0"/>
        <w:ind w:firstLine="425"/>
      </w:pPr>
      <w:r>
        <w:t xml:space="preserve">El procesamiento se realizará en Python y Google Earth Engine. La publicación del conjunto derivado estará condicionada por las licencias de las fuentes; la imposibilidad de redistribuir una fuente no impedirá publicar el código y el manifiesto de reconstrucción.</w:t>
        <w:br w:type="page"/>
      </w:r>
    </w:p>
    <w:p w:rsidR="006834F8" w:rsidRPr="00930053" w:rsidRDefault="00000000">
      <w:pPr>
        <w:pStyle w:val="Ttulo1"/>
        <w:spacing w:before="0"/>
      </w:pPr>
      <w:bookmarkStart w:id="108" w:name="_Toc236500908"/>
      <w:bookmarkStart w:id="109" w:name="_Toc236574115"/>
      <w:r>
        <w:rPr>
          <w:sz w:val="24"/>
          <w:szCs w:val="24"/>
        </w:rPr>
        <w:lastRenderedPageBreak/>
        <w:t>CAPÍTULO 5: PRESUPUESTO</w:t>
      </w:r>
      <w:bookmarkEnd w:id="108"/>
      <w:bookmarkEnd w:id="109"/>
    </w:p>
    <w:p w:rsidR="006834F8" w:rsidRPr="00930053" w:rsidRDefault="00000000">
      <w:pPr>
        <w:ind w:firstLine="425"/>
      </w:pPr>
      <w:r>
        <w:t>El presupuesto presenta una estimación de los recursos necesarios para ejecutar las actividades previstas en el proyecto. Los desembolsos monetarios serán financiados con recursos propios del investigador, mientras que el equipo de cómputo, el software de acceso libre y los servicios institucionales ya disponibles se considerarán aportes en especie. El proyecto no requerirá trabajo de campo ni compra de bases de datos agrarias, climáticas o satelitales. Los montos se expresan en soles, son referenciales y se actualizarán mediante cotizaciones, tarifas institucionales y los resultados del ensayo piloto.</w:t>
      </w:r>
    </w:p>
    <w:p w:rsidR="006834F8" w:rsidRPr="00930053" w:rsidRDefault="00000000">
      <w:pPr>
        <w:spacing w:before="240" w:after="0"/>
      </w:pPr>
      <w:r>
        <w:rPr>
          <w:b/>
          <w:bCs/>
          <w:sz w:val="22"/>
          <w:szCs w:val="22"/>
        </w:rPr>
        <w:t>Tabla 11</w:t>
      </w:r>
    </w:p>
    <w:p w:rsidR="006834F8" w:rsidRPr="00930053" w:rsidRDefault="00000000">
      <w:pPr>
        <w:spacing w:after="100"/>
      </w:pPr>
      <w:r>
        <w:rPr>
          <w:i/>
          <w:iCs/>
          <w:sz w:val="22"/>
          <w:szCs w:val="22"/>
        </w:rPr>
        <w:t>Presupuesto del proyecto</w:t>
      </w:r>
    </w:p>
    <w:tbl>
      <w:tblPr>
        <w:tblW w:w="9735" w:type="dxa"/>
        <w:jc w:val="center"/>
        <w:tblLayout w:type="fixed"/>
        <w:tblLook w:val="04A0" w:firstRow="1" w:lastRow="0" w:firstColumn="1" w:lastColumn="0" w:noHBand="0" w:noVBand="1"/>
      </w:tblPr>
      <w:tblGrid>
        <w:gridCol w:w="1947"/>
        <w:gridCol w:w="1947"/>
        <w:gridCol w:w="1947"/>
        <w:gridCol w:w="1947"/>
        <w:gridCol w:w="1947"/>
      </w:tblGrid>
      <w:tr w:rsidR="006834F8" w:rsidRPr="00930053" w:rsidTr="0073560D">
        <w:trPr>
          <w:cantSplit/>
          <w:trHeight w:val="149"/>
          <w:tblHeader/>
          <w:jc w:val="center"/>
        </w:trPr>
        <w:tc>
          <w:tcPr>
            <w:tcW w:w="1947" w:type="dxa"/>
            <w:shd w:val="clear" w:color="auto" w:fill="D9EAF7"/>
            <w:vAlign w:val="center"/>
          </w:tcPr>
          <w:p w:rsidR="006834F8" w:rsidRPr="00930053" w:rsidRDefault="00000000">
            <w:pPr>
              <w:spacing w:after="0" w:line="216" w:lineRule="auto"/>
              <w:jc w:val="left"/>
              <w:rPr>
                <w:sz w:val="20"/>
                <w:szCs w:val="20"/>
              </w:rPr>
            </w:pPr>
            <w:r>
              <w:rPr>
                <w:b/>
                <w:sz w:val="20"/>
                <w:szCs w:val="20"/>
              </w:rPr>
              <w:t>Rubro</w:t>
            </w:r>
          </w:p>
        </w:tc>
        <w:tc>
          <w:tcPr>
            <w:tcW w:w="1947" w:type="dxa"/>
            <w:shd w:val="clear" w:color="auto" w:fill="D9EAF7"/>
            <w:vAlign w:val="center"/>
          </w:tcPr>
          <w:p w:rsidR="006834F8" w:rsidRPr="00930053" w:rsidRDefault="00000000">
            <w:pPr>
              <w:spacing w:after="0" w:line="216" w:lineRule="auto"/>
              <w:jc w:val="left"/>
              <w:rPr>
                <w:sz w:val="20"/>
                <w:szCs w:val="20"/>
              </w:rPr>
            </w:pPr>
            <w:r>
              <w:rPr>
                <w:b/>
                <w:sz w:val="20"/>
                <w:szCs w:val="20"/>
              </w:rPr>
              <w:t>Base de estimación</w:t>
            </w:r>
          </w:p>
        </w:tc>
        <w:tc>
          <w:tcPr>
            <w:tcW w:w="1947" w:type="dxa"/>
            <w:shd w:val="clear" w:color="auto" w:fill="D9EAF7"/>
            <w:vAlign w:val="center"/>
          </w:tcPr>
          <w:p w:rsidR="006834F8" w:rsidRPr="00930053" w:rsidRDefault="00000000">
            <w:pPr>
              <w:spacing w:after="0" w:line="216" w:lineRule="auto"/>
              <w:jc w:val="center"/>
              <w:rPr>
                <w:sz w:val="20"/>
                <w:szCs w:val="20"/>
              </w:rPr>
            </w:pPr>
            <w:r>
              <w:rPr>
                <w:b/>
                <w:sz w:val="20"/>
                <w:szCs w:val="20"/>
              </w:rPr>
              <w:t>Unidad / cantidad</w:t>
            </w:r>
          </w:p>
        </w:tc>
        <w:tc>
          <w:tcPr>
            <w:tcW w:w="1947" w:type="dxa"/>
            <w:shd w:val="clear" w:color="auto" w:fill="D9EAF7"/>
            <w:vAlign w:val="center"/>
          </w:tcPr>
          <w:p w:rsidR="006834F8" w:rsidRPr="00930053" w:rsidRDefault="00000000">
            <w:pPr>
              <w:spacing w:after="0" w:line="216" w:lineRule="auto"/>
              <w:jc w:val="right"/>
              <w:rPr>
                <w:sz w:val="20"/>
                <w:szCs w:val="20"/>
              </w:rPr>
            </w:pPr>
            <w:r>
              <w:rPr>
                <w:b/>
                <w:sz w:val="20"/>
                <w:szCs w:val="20"/>
              </w:rPr>
              <w:t>Costo unitario (S/)</w:t>
            </w:r>
          </w:p>
        </w:tc>
        <w:tc>
          <w:tcPr>
            <w:tcW w:w="1947" w:type="dxa"/>
            <w:shd w:val="clear" w:color="auto" w:fill="D9EAF7"/>
            <w:vAlign w:val="center"/>
          </w:tcPr>
          <w:p w:rsidR="006834F8" w:rsidRPr="00930053" w:rsidRDefault="00000000">
            <w:pPr>
              <w:spacing w:after="0" w:line="216" w:lineRule="auto"/>
              <w:jc w:val="right"/>
              <w:rPr>
                <w:sz w:val="20"/>
                <w:szCs w:val="20"/>
              </w:rPr>
            </w:pPr>
            <w:r>
              <w:rPr>
                <w:b/>
                <w:sz w:val="20"/>
                <w:szCs w:val="20"/>
              </w:rPr>
              <w:t>Costo total (S/)</w:t>
            </w:r>
          </w:p>
        </w:tc>
      </w:tr>
      <w:tr w:rsidR="006834F8" w:rsidRPr="00930053" w:rsidTr="0073560D">
        <w:trPr>
          <w:cantSplit/>
          <w:trHeight w:val="288"/>
          <w:jc w:val="center"/>
        </w:trPr>
        <w:tc>
          <w:tcPr>
            <w:tcW w:w="1947" w:type="dxa"/>
            <w:vAlign w:val="center"/>
          </w:tcPr>
          <w:p w:rsidR="006834F8" w:rsidRPr="00930053" w:rsidRDefault="00000000">
            <w:pPr>
              <w:spacing w:after="0" w:line="216" w:lineRule="auto"/>
              <w:jc w:val="left"/>
              <w:rPr>
                <w:sz w:val="20"/>
                <w:szCs w:val="20"/>
              </w:rPr>
            </w:pPr>
            <w:r>
              <w:rPr>
                <w:sz w:val="20"/>
                <w:szCs w:val="20"/>
              </w:rPr>
              <w:t>Equipo de cómputo disponible</w:t>
            </w:r>
          </w:p>
        </w:tc>
        <w:tc>
          <w:tcPr>
            <w:tcW w:w="1947" w:type="dxa"/>
            <w:vAlign w:val="center"/>
          </w:tcPr>
          <w:p w:rsidR="006834F8" w:rsidRPr="00930053" w:rsidRDefault="00000000">
            <w:pPr>
              <w:spacing w:after="0" w:line="216" w:lineRule="auto"/>
              <w:jc w:val="left"/>
              <w:rPr>
                <w:sz w:val="20"/>
                <w:szCs w:val="20"/>
              </w:rPr>
            </w:pPr>
            <w:r>
              <w:rPr>
                <w:sz w:val="20"/>
                <w:szCs w:val="20"/>
              </w:rPr>
              <w:t>Estación de trabajo del investigador; aporte en especie, sin desembolso monetario.</w:t>
            </w:r>
          </w:p>
        </w:tc>
        <w:tc>
          <w:tcPr>
            <w:tcW w:w="1947" w:type="dxa"/>
            <w:vAlign w:val="center"/>
          </w:tcPr>
          <w:p w:rsidR="006834F8" w:rsidRPr="00930053" w:rsidRDefault="00000000">
            <w:pPr>
              <w:spacing w:after="0" w:line="216" w:lineRule="auto"/>
              <w:jc w:val="center"/>
              <w:rPr>
                <w:sz w:val="20"/>
                <w:szCs w:val="20"/>
              </w:rPr>
            </w:pPr>
            <w:r>
              <w:rPr>
                <w:sz w:val="20"/>
                <w:szCs w:val="20"/>
              </w:rPr>
              <w:t>1 estación</w:t>
            </w:r>
          </w:p>
        </w:tc>
        <w:tc>
          <w:tcPr>
            <w:tcW w:w="1947" w:type="dxa"/>
            <w:vAlign w:val="center"/>
          </w:tcPr>
          <w:p w:rsidR="006834F8" w:rsidRPr="00930053" w:rsidRDefault="00000000">
            <w:pPr>
              <w:spacing w:after="0" w:line="216" w:lineRule="auto"/>
              <w:jc w:val="right"/>
              <w:rPr>
                <w:sz w:val="20"/>
                <w:szCs w:val="20"/>
              </w:rPr>
            </w:pPr>
            <w:r>
              <w:rPr>
                <w:sz w:val="20"/>
                <w:szCs w:val="20"/>
              </w:rPr>
              <w:t>—</w:t>
            </w:r>
          </w:p>
        </w:tc>
        <w:tc>
          <w:tcPr>
            <w:tcW w:w="1947" w:type="dxa"/>
            <w:vAlign w:val="center"/>
          </w:tcPr>
          <w:p w:rsidR="006834F8" w:rsidRPr="00930053" w:rsidRDefault="00000000">
            <w:pPr>
              <w:spacing w:after="0" w:line="216" w:lineRule="auto"/>
              <w:jc w:val="right"/>
              <w:rPr>
                <w:sz w:val="20"/>
                <w:szCs w:val="20"/>
              </w:rPr>
            </w:pPr>
            <w:r>
              <w:rPr>
                <w:sz w:val="20"/>
                <w:szCs w:val="20"/>
              </w:rPr>
              <w:t>0</w:t>
            </w:r>
          </w:p>
        </w:tc>
      </w:tr>
      <w:tr w:rsidR="006834F8" w:rsidRPr="00930053" w:rsidTr="0073560D">
        <w:trPr>
          <w:cantSplit/>
          <w:trHeight w:val="426"/>
          <w:jc w:val="center"/>
        </w:trPr>
        <w:tc>
          <w:tcPr>
            <w:tcW w:w="1947" w:type="dxa"/>
            <w:vAlign w:val="center"/>
          </w:tcPr>
          <w:p w:rsidR="006834F8" w:rsidRPr="00930053" w:rsidRDefault="00000000">
            <w:pPr>
              <w:spacing w:after="0" w:line="216" w:lineRule="auto"/>
              <w:jc w:val="left"/>
              <w:rPr>
                <w:sz w:val="20"/>
                <w:szCs w:val="20"/>
              </w:rPr>
            </w:pPr>
            <w:r>
              <w:rPr>
                <w:sz w:val="20"/>
                <w:szCs w:val="20"/>
              </w:rPr>
              <w:t>Cómputo en la nube</w:t>
            </w:r>
          </w:p>
        </w:tc>
        <w:tc>
          <w:tcPr>
            <w:tcW w:w="1947" w:type="dxa"/>
            <w:vAlign w:val="center"/>
          </w:tcPr>
          <w:p w:rsidR="006834F8" w:rsidRPr="00930053" w:rsidRDefault="00000000">
            <w:pPr>
              <w:spacing w:after="0" w:line="216" w:lineRule="auto"/>
              <w:jc w:val="left"/>
              <w:rPr>
                <w:sz w:val="20"/>
                <w:szCs w:val="20"/>
              </w:rPr>
            </w:pPr>
            <w:r>
              <w:rPr>
                <w:sz w:val="20"/>
                <w:szCs w:val="20"/>
              </w:rPr>
              <w:t>Bolsa de créditos con tope provisional; se ajustará según las horas de GPU estimadas en el ensayo piloto.</w:t>
            </w:r>
          </w:p>
        </w:tc>
        <w:tc>
          <w:tcPr>
            <w:tcW w:w="1947" w:type="dxa"/>
            <w:vAlign w:val="center"/>
          </w:tcPr>
          <w:p w:rsidR="006834F8" w:rsidRPr="00930053" w:rsidRDefault="00000000">
            <w:pPr>
              <w:spacing w:after="0" w:line="216" w:lineRule="auto"/>
              <w:jc w:val="center"/>
              <w:rPr>
                <w:sz w:val="20"/>
                <w:szCs w:val="20"/>
              </w:rPr>
            </w:pPr>
            <w:r>
              <w:rPr>
                <w:sz w:val="20"/>
                <w:szCs w:val="20"/>
              </w:rPr>
              <w:t>1 bolsa</w:t>
            </w:r>
          </w:p>
        </w:tc>
        <w:tc>
          <w:tcPr>
            <w:tcW w:w="1947" w:type="dxa"/>
            <w:vAlign w:val="center"/>
          </w:tcPr>
          <w:p w:rsidR="006834F8" w:rsidRPr="00930053" w:rsidRDefault="00000000">
            <w:pPr>
              <w:spacing w:after="0" w:line="216" w:lineRule="auto"/>
              <w:jc w:val="right"/>
              <w:rPr>
                <w:sz w:val="20"/>
                <w:szCs w:val="20"/>
              </w:rPr>
            </w:pPr>
            <w:r>
              <w:rPr>
                <w:sz w:val="20"/>
                <w:szCs w:val="20"/>
              </w:rPr>
              <w:t>1 500</w:t>
            </w:r>
          </w:p>
        </w:tc>
        <w:tc>
          <w:tcPr>
            <w:tcW w:w="1947" w:type="dxa"/>
            <w:vAlign w:val="center"/>
          </w:tcPr>
          <w:p w:rsidR="006834F8" w:rsidRPr="00930053" w:rsidRDefault="00000000">
            <w:pPr>
              <w:spacing w:after="0" w:line="216" w:lineRule="auto"/>
              <w:jc w:val="right"/>
              <w:rPr>
                <w:sz w:val="20"/>
                <w:szCs w:val="20"/>
              </w:rPr>
            </w:pPr>
            <w:r>
              <w:rPr>
                <w:sz w:val="20"/>
                <w:szCs w:val="20"/>
              </w:rPr>
              <w:t>1 500</w:t>
            </w:r>
          </w:p>
        </w:tc>
      </w:tr>
      <w:tr w:rsidR="006834F8" w:rsidRPr="00930053" w:rsidTr="0073560D">
        <w:trPr>
          <w:cantSplit/>
          <w:trHeight w:val="301"/>
          <w:jc w:val="center"/>
        </w:trPr>
        <w:tc>
          <w:tcPr>
            <w:tcW w:w="1947" w:type="dxa"/>
            <w:vAlign w:val="center"/>
          </w:tcPr>
          <w:p w:rsidR="006834F8" w:rsidRPr="00930053" w:rsidRDefault="00000000">
            <w:pPr>
              <w:spacing w:after="0" w:line="216" w:lineRule="auto"/>
              <w:jc w:val="left"/>
              <w:rPr>
                <w:sz w:val="20"/>
                <w:szCs w:val="20"/>
              </w:rPr>
            </w:pPr>
            <w:r>
              <w:rPr>
                <w:sz w:val="20"/>
                <w:szCs w:val="20"/>
              </w:rPr>
              <w:t>Conectividad</w:t>
            </w:r>
          </w:p>
        </w:tc>
        <w:tc>
          <w:tcPr>
            <w:tcW w:w="1947" w:type="dxa"/>
            <w:vAlign w:val="center"/>
          </w:tcPr>
          <w:p w:rsidR="006834F8" w:rsidRPr="00930053" w:rsidRDefault="00000000">
            <w:pPr>
              <w:spacing w:after="0" w:line="216" w:lineRule="auto"/>
              <w:jc w:val="left"/>
              <w:rPr>
                <w:sz w:val="20"/>
                <w:szCs w:val="20"/>
              </w:rPr>
            </w:pPr>
            <w:r>
              <w:rPr>
                <w:sz w:val="20"/>
                <w:szCs w:val="20"/>
              </w:rPr>
              <w:t>Proporción mensual imputada al proyecto durante julio de 2026-agosto de 2027.</w:t>
            </w:r>
          </w:p>
        </w:tc>
        <w:tc>
          <w:tcPr>
            <w:tcW w:w="1947" w:type="dxa"/>
            <w:vAlign w:val="center"/>
          </w:tcPr>
          <w:p w:rsidR="006834F8" w:rsidRPr="00930053" w:rsidRDefault="00000000">
            <w:pPr>
              <w:spacing w:after="0" w:line="216" w:lineRule="auto"/>
              <w:jc w:val="center"/>
              <w:rPr>
                <w:sz w:val="20"/>
                <w:szCs w:val="20"/>
              </w:rPr>
            </w:pPr>
            <w:r>
              <w:rPr>
                <w:sz w:val="20"/>
                <w:szCs w:val="20"/>
              </w:rPr>
              <w:t>14 meses</w:t>
            </w:r>
          </w:p>
        </w:tc>
        <w:tc>
          <w:tcPr>
            <w:tcW w:w="1947" w:type="dxa"/>
            <w:vAlign w:val="center"/>
          </w:tcPr>
          <w:p w:rsidR="006834F8" w:rsidRPr="00930053" w:rsidRDefault="00000000">
            <w:pPr>
              <w:spacing w:after="0" w:line="216" w:lineRule="auto"/>
              <w:jc w:val="right"/>
              <w:rPr>
                <w:sz w:val="20"/>
                <w:szCs w:val="20"/>
              </w:rPr>
            </w:pPr>
            <w:r>
              <w:rPr>
                <w:sz w:val="20"/>
                <w:szCs w:val="20"/>
              </w:rPr>
              <w:t>100</w:t>
            </w:r>
          </w:p>
        </w:tc>
        <w:tc>
          <w:tcPr>
            <w:tcW w:w="1947" w:type="dxa"/>
            <w:vAlign w:val="center"/>
          </w:tcPr>
          <w:p w:rsidR="006834F8" w:rsidRPr="00930053" w:rsidRDefault="00000000">
            <w:pPr>
              <w:spacing w:after="0" w:line="216" w:lineRule="auto"/>
              <w:jc w:val="right"/>
              <w:rPr>
                <w:sz w:val="20"/>
                <w:szCs w:val="20"/>
              </w:rPr>
            </w:pPr>
            <w:r>
              <w:rPr>
                <w:sz w:val="20"/>
                <w:szCs w:val="20"/>
              </w:rPr>
              <w:t>1 400</w:t>
            </w:r>
          </w:p>
        </w:tc>
      </w:tr>
      <w:tr w:rsidR="006834F8" w:rsidRPr="00930053" w:rsidTr="0073560D">
        <w:trPr>
          <w:cantSplit/>
          <w:trHeight w:val="426"/>
          <w:jc w:val="center"/>
        </w:trPr>
        <w:tc>
          <w:tcPr>
            <w:tcW w:w="1947" w:type="dxa"/>
            <w:vAlign w:val="center"/>
          </w:tcPr>
          <w:p w:rsidR="006834F8" w:rsidRPr="00930053" w:rsidRDefault="00000000">
            <w:pPr>
              <w:spacing w:after="0" w:line="216" w:lineRule="auto"/>
              <w:jc w:val="left"/>
              <w:rPr>
                <w:sz w:val="20"/>
                <w:szCs w:val="20"/>
              </w:rPr>
            </w:pPr>
            <w:r>
              <w:rPr>
                <w:sz w:val="20"/>
                <w:szCs w:val="20"/>
              </w:rPr>
              <w:t>Materiales de oficina</w:t>
            </w:r>
          </w:p>
        </w:tc>
        <w:tc>
          <w:tcPr>
            <w:tcW w:w="1947" w:type="dxa"/>
            <w:vAlign w:val="center"/>
          </w:tcPr>
          <w:p w:rsidR="006834F8" w:rsidRPr="00930053" w:rsidRDefault="00000000">
            <w:pPr>
              <w:spacing w:after="0" w:line="216" w:lineRule="auto"/>
              <w:jc w:val="left"/>
              <w:rPr>
                <w:sz w:val="20"/>
                <w:szCs w:val="20"/>
              </w:rPr>
            </w:pPr>
            <w:r>
              <w:rPr>
                <w:sz w:val="20"/>
                <w:szCs w:val="20"/>
              </w:rPr>
              <w:t>Insumos menores para organización documental, respaldo físico y registro de actividades.</w:t>
            </w:r>
          </w:p>
        </w:tc>
        <w:tc>
          <w:tcPr>
            <w:tcW w:w="1947" w:type="dxa"/>
            <w:vAlign w:val="center"/>
          </w:tcPr>
          <w:p w:rsidR="006834F8" w:rsidRPr="00930053" w:rsidRDefault="00000000">
            <w:pPr>
              <w:spacing w:after="0" w:line="216" w:lineRule="auto"/>
              <w:jc w:val="center"/>
              <w:rPr>
                <w:sz w:val="20"/>
                <w:szCs w:val="20"/>
              </w:rPr>
            </w:pPr>
            <w:r>
              <w:rPr>
                <w:sz w:val="20"/>
                <w:szCs w:val="20"/>
              </w:rPr>
              <w:t>1 lote</w:t>
            </w:r>
          </w:p>
        </w:tc>
        <w:tc>
          <w:tcPr>
            <w:tcW w:w="1947" w:type="dxa"/>
            <w:vAlign w:val="center"/>
          </w:tcPr>
          <w:p w:rsidR="006834F8" w:rsidRPr="00930053" w:rsidRDefault="00000000">
            <w:pPr>
              <w:spacing w:after="0" w:line="216" w:lineRule="auto"/>
              <w:jc w:val="right"/>
              <w:rPr>
                <w:sz w:val="20"/>
                <w:szCs w:val="20"/>
              </w:rPr>
            </w:pPr>
            <w:r>
              <w:rPr>
                <w:sz w:val="20"/>
                <w:szCs w:val="20"/>
              </w:rPr>
              <w:t>300</w:t>
            </w:r>
          </w:p>
        </w:tc>
        <w:tc>
          <w:tcPr>
            <w:tcW w:w="1947" w:type="dxa"/>
            <w:vAlign w:val="center"/>
          </w:tcPr>
          <w:p w:rsidR="006834F8" w:rsidRPr="00930053" w:rsidRDefault="00000000">
            <w:pPr>
              <w:spacing w:after="0" w:line="216" w:lineRule="auto"/>
              <w:jc w:val="right"/>
              <w:rPr>
                <w:sz w:val="20"/>
                <w:szCs w:val="20"/>
              </w:rPr>
            </w:pPr>
            <w:r>
              <w:rPr>
                <w:sz w:val="20"/>
                <w:szCs w:val="20"/>
              </w:rPr>
              <w:t>300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Pr>
                <w:sz w:val="20"/>
                <w:szCs w:val="20"/>
              </w:rPr>
              <w:t>Impresión y reproducción</w:t>
            </w:r>
          </w:p>
        </w:tc>
        <w:tc>
          <w:tcPr>
            <w:tcW w:w="1947" w:type="dxa"/>
            <w:vAlign w:val="center"/>
          </w:tcPr>
          <w:p w:rsidR="006834F8" w:rsidRPr="00930053" w:rsidRDefault="00000000">
            <w:pPr>
              <w:spacing w:after="0" w:line="216" w:lineRule="auto"/>
              <w:jc w:val="left"/>
              <w:rPr>
                <w:sz w:val="20"/>
                <w:szCs w:val="20"/>
              </w:rPr>
            </w:pPr>
            <w:r>
              <w:rPr>
                <w:sz w:val="20"/>
                <w:szCs w:val="20"/>
              </w:rPr>
              <w:t>Impresión de avances, versiones de revisión y ejemplares requeridos durante el proceso.</w:t>
            </w:r>
          </w:p>
        </w:tc>
        <w:tc>
          <w:tcPr>
            <w:tcW w:w="1947" w:type="dxa"/>
            <w:vAlign w:val="center"/>
          </w:tcPr>
          <w:p w:rsidR="006834F8" w:rsidRPr="00930053" w:rsidRDefault="00000000">
            <w:pPr>
              <w:spacing w:after="0" w:line="216" w:lineRule="auto"/>
              <w:jc w:val="center"/>
              <w:rPr>
                <w:sz w:val="20"/>
                <w:szCs w:val="20"/>
              </w:rPr>
            </w:pPr>
            <w:r>
              <w:rPr>
                <w:sz w:val="20"/>
                <w:szCs w:val="20"/>
              </w:rPr>
              <w:t>1 lote</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Pr>
                <w:sz w:val="20"/>
                <w:szCs w:val="20"/>
              </w:rPr>
              <w:t>Derechos administrativos</w:t>
            </w:r>
          </w:p>
        </w:tc>
        <w:tc>
          <w:tcPr>
            <w:tcW w:w="1947" w:type="dxa"/>
            <w:vAlign w:val="center"/>
          </w:tcPr>
          <w:p w:rsidR="006834F8" w:rsidRPr="00930053" w:rsidRDefault="00000000">
            <w:pPr>
              <w:spacing w:after="0" w:line="216" w:lineRule="auto"/>
              <w:jc w:val="left"/>
              <w:rPr>
                <w:sz w:val="20"/>
                <w:szCs w:val="20"/>
              </w:rPr>
            </w:pPr>
            <w:r>
              <w:rPr>
                <w:sz w:val="20"/>
                <w:szCs w:val="20"/>
              </w:rPr>
              <w:t>Monto provisional; se actualizará con el tarifario institucional vigente al momento del trámite.</w:t>
            </w:r>
          </w:p>
        </w:tc>
        <w:tc>
          <w:tcPr>
            <w:tcW w:w="1947" w:type="dxa"/>
            <w:vAlign w:val="center"/>
          </w:tcPr>
          <w:p w:rsidR="006834F8" w:rsidRPr="00930053" w:rsidRDefault="00000000">
            <w:pPr>
              <w:spacing w:after="0" w:line="216" w:lineRule="auto"/>
              <w:jc w:val="center"/>
              <w:rPr>
                <w:sz w:val="20"/>
                <w:szCs w:val="20"/>
              </w:rPr>
            </w:pPr>
            <w:r>
              <w:rPr>
                <w:sz w:val="20"/>
                <w:szCs w:val="20"/>
              </w:rPr>
              <w:t>1 trámite</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r>
      <w:tr w:rsidR="006834F8" w:rsidRPr="00930053" w:rsidTr="0073560D">
        <w:trPr>
          <w:cantSplit/>
          <w:trHeight w:val="288"/>
          <w:jc w:val="center"/>
        </w:trPr>
        <w:tc>
          <w:tcPr>
            <w:tcW w:w="1947" w:type="dxa"/>
            <w:vAlign w:val="center"/>
          </w:tcPr>
          <w:p w:rsidR="006834F8" w:rsidRPr="00930053" w:rsidRDefault="00000000">
            <w:pPr>
              <w:spacing w:after="0" w:line="216" w:lineRule="auto"/>
              <w:jc w:val="left"/>
              <w:rPr>
                <w:sz w:val="20"/>
                <w:szCs w:val="20"/>
              </w:rPr>
            </w:pPr>
            <w:r>
              <w:rPr>
                <w:sz w:val="20"/>
                <w:szCs w:val="20"/>
              </w:rPr>
              <w:t>Empastado</w:t>
            </w:r>
          </w:p>
        </w:tc>
        <w:tc>
          <w:tcPr>
            <w:tcW w:w="1947" w:type="dxa"/>
            <w:vAlign w:val="center"/>
          </w:tcPr>
          <w:p w:rsidR="006834F8" w:rsidRPr="00930053" w:rsidRDefault="00000000">
            <w:pPr>
              <w:spacing w:after="0" w:line="216" w:lineRule="auto"/>
              <w:jc w:val="left"/>
              <w:rPr>
                <w:sz w:val="20"/>
                <w:szCs w:val="20"/>
              </w:rPr>
            </w:pPr>
            <w:r>
              <w:rPr>
                <w:sz w:val="20"/>
                <w:szCs w:val="20"/>
              </w:rPr>
              <w:t>Tres ejemplares estimados; monto sujeto a cotización.</w:t>
            </w:r>
          </w:p>
        </w:tc>
        <w:tc>
          <w:tcPr>
            <w:tcW w:w="1947" w:type="dxa"/>
            <w:vAlign w:val="center"/>
          </w:tcPr>
          <w:p w:rsidR="006834F8" w:rsidRPr="00930053" w:rsidRDefault="00000000">
            <w:pPr>
              <w:spacing w:after="0" w:line="216" w:lineRule="auto"/>
              <w:jc w:val="center"/>
              <w:rPr>
                <w:sz w:val="20"/>
                <w:szCs w:val="20"/>
              </w:rPr>
            </w:pPr>
            <w:r>
              <w:rPr>
                <w:sz w:val="20"/>
                <w:szCs w:val="20"/>
              </w:rPr>
              <w:t>3 ejemplares</w:t>
            </w:r>
          </w:p>
        </w:tc>
        <w:tc>
          <w:tcPr>
            <w:tcW w:w="1947" w:type="dxa"/>
            <w:vAlign w:val="center"/>
          </w:tcPr>
          <w:p w:rsidR="006834F8" w:rsidRPr="00930053" w:rsidRDefault="00000000">
            <w:pPr>
              <w:spacing w:after="0" w:line="216" w:lineRule="auto"/>
              <w:jc w:val="right"/>
              <w:rPr>
                <w:sz w:val="20"/>
                <w:szCs w:val="20"/>
              </w:rPr>
            </w:pPr>
            <w:r>
              <w:rPr>
                <w:sz w:val="20"/>
                <w:szCs w:val="20"/>
              </w:rPr>
              <w:t>100</w:t>
            </w:r>
          </w:p>
        </w:tc>
        <w:tc>
          <w:tcPr>
            <w:tcW w:w="1947" w:type="dxa"/>
            <w:vAlign w:val="center"/>
          </w:tcPr>
          <w:p w:rsidR="006834F8" w:rsidRPr="00930053" w:rsidRDefault="00000000">
            <w:pPr>
              <w:spacing w:after="0" w:line="216" w:lineRule="auto"/>
              <w:jc w:val="right"/>
              <w:rPr>
                <w:sz w:val="20"/>
                <w:szCs w:val="20"/>
              </w:rPr>
            </w:pPr>
            <w:r>
              <w:rPr>
                <w:sz w:val="20"/>
                <w:szCs w:val="20"/>
              </w:rPr>
              <w:t>300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Pr>
                <w:sz w:val="20"/>
                <w:szCs w:val="20"/>
              </w:rPr>
              <w:t>Difusión científica</w:t>
            </w:r>
          </w:p>
        </w:tc>
        <w:tc>
          <w:tcPr>
            <w:tcW w:w="1947" w:type="dxa"/>
            <w:vAlign w:val="center"/>
          </w:tcPr>
          <w:p w:rsidR="006834F8" w:rsidRPr="00930053" w:rsidRDefault="00000000">
            <w:pPr>
              <w:spacing w:after="0" w:line="216" w:lineRule="auto"/>
              <w:jc w:val="left"/>
              <w:rPr>
                <w:sz w:val="20"/>
                <w:szCs w:val="20"/>
              </w:rPr>
            </w:pPr>
            <w:r>
              <w:rPr>
                <w:sz w:val="20"/>
                <w:szCs w:val="20"/>
              </w:rPr>
              <w:t>Cargo eventual de publicación, condicionado a que la revista exija APC y no se obtenga exoneración.</w:t>
            </w:r>
          </w:p>
        </w:tc>
        <w:tc>
          <w:tcPr>
            <w:tcW w:w="1947" w:type="dxa"/>
            <w:vAlign w:val="center"/>
          </w:tcPr>
          <w:p w:rsidR="006834F8" w:rsidRPr="00930053" w:rsidRDefault="00000000">
            <w:pPr>
              <w:spacing w:after="0" w:line="216" w:lineRule="auto"/>
              <w:jc w:val="center"/>
              <w:rPr>
                <w:sz w:val="20"/>
                <w:szCs w:val="20"/>
              </w:rPr>
            </w:pPr>
            <w:r>
              <w:rPr>
                <w:sz w:val="20"/>
                <w:szCs w:val="20"/>
              </w:rPr>
              <w:t>1 artículo</w:t>
            </w:r>
          </w:p>
        </w:tc>
        <w:tc>
          <w:tcPr>
            <w:tcW w:w="1947" w:type="dxa"/>
            <w:vAlign w:val="center"/>
          </w:tcPr>
          <w:p w:rsidR="006834F8" w:rsidRPr="00930053" w:rsidRDefault="00000000">
            <w:pPr>
              <w:spacing w:after="0" w:line="216" w:lineRule="auto"/>
              <w:jc w:val="right"/>
              <w:rPr>
                <w:sz w:val="20"/>
                <w:szCs w:val="20"/>
              </w:rPr>
            </w:pPr>
            <w:r>
              <w:rPr>
                <w:sz w:val="20"/>
                <w:szCs w:val="20"/>
              </w:rPr>
              <w:t>2 000</w:t>
            </w:r>
          </w:p>
        </w:tc>
        <w:tc>
          <w:tcPr>
            <w:tcW w:w="1947" w:type="dxa"/>
            <w:vAlign w:val="center"/>
          </w:tcPr>
          <w:p w:rsidR="006834F8" w:rsidRPr="00930053" w:rsidRDefault="00000000">
            <w:pPr>
              <w:spacing w:after="0" w:line="216" w:lineRule="auto"/>
              <w:jc w:val="right"/>
              <w:rPr>
                <w:sz w:val="20"/>
                <w:szCs w:val="20"/>
              </w:rPr>
            </w:pPr>
            <w:r>
              <w:rPr>
                <w:sz w:val="20"/>
                <w:szCs w:val="20"/>
              </w:rPr>
              <w:t>2 000</w:t>
            </w:r>
          </w:p>
        </w:tc>
      </w:tr>
      <w:tr w:rsidR="006834F8" w:rsidRPr="00930053" w:rsidTr="0073560D">
        <w:trPr>
          <w:cantSplit/>
          <w:trHeight w:val="238"/>
          <w:jc w:val="center"/>
        </w:trPr>
        <w:tc>
          <w:tcPr>
            <w:tcW w:w="1947" w:type="dxa"/>
            <w:vAlign w:val="center"/>
          </w:tcPr>
          <w:p w:rsidR="006834F8" w:rsidRPr="00930053" w:rsidRDefault="00000000">
            <w:pPr>
              <w:spacing w:after="0" w:line="216" w:lineRule="auto"/>
              <w:jc w:val="left"/>
              <w:rPr>
                <w:sz w:val="20"/>
                <w:szCs w:val="20"/>
              </w:rPr>
            </w:pPr>
            <w:r>
              <w:rPr>
                <w:b/>
                <w:sz w:val="20"/>
                <w:szCs w:val="20"/>
              </w:rPr>
              <w:t>Subtotal monetario</w:t>
            </w:r>
          </w:p>
        </w:tc>
        <w:tc>
          <w:tcPr>
            <w:tcW w:w="1947" w:type="dxa"/>
            <w:vAlign w:val="center"/>
          </w:tcPr>
          <w:p w:rsidR="006834F8" w:rsidRPr="00930053" w:rsidRDefault="006834F8">
            <w:pPr>
              <w:spacing w:after="0" w:line="216" w:lineRule="auto"/>
              <w:jc w:val="left"/>
              <w:rPr>
                <w:sz w:val="20"/>
                <w:szCs w:val="20"/>
              </w:rPr>
            </w:pPr>
          </w:p>
        </w:tc>
        <w:tc>
          <w:tcPr>
            <w:tcW w:w="1947" w:type="dxa"/>
            <w:vAlign w:val="center"/>
          </w:tcPr>
          <w:p w:rsidR="006834F8" w:rsidRPr="00930053" w:rsidRDefault="006834F8">
            <w:pPr>
              <w:spacing w:after="0" w:line="216" w:lineRule="auto"/>
              <w:jc w:val="center"/>
              <w:rPr>
                <w:sz w:val="20"/>
                <w:szCs w:val="20"/>
              </w:rPr>
            </w:pPr>
          </w:p>
        </w:tc>
        <w:tc>
          <w:tcPr>
            <w:tcW w:w="1947" w:type="dxa"/>
            <w:vAlign w:val="center"/>
          </w:tcPr>
          <w:p w:rsidR="006834F8" w:rsidRPr="00930053" w:rsidRDefault="006834F8">
            <w:pPr>
              <w:spacing w:after="0" w:line="216" w:lineRule="auto"/>
              <w:jc w:val="right"/>
              <w:rPr>
                <w:sz w:val="20"/>
                <w:szCs w:val="20"/>
              </w:rPr>
            </w:pPr>
          </w:p>
        </w:tc>
        <w:tc>
          <w:tcPr>
            <w:tcW w:w="1947" w:type="dxa"/>
            <w:vAlign w:val="center"/>
          </w:tcPr>
          <w:p w:rsidR="006834F8" w:rsidRPr="00930053" w:rsidRDefault="00000000">
            <w:pPr>
              <w:spacing w:after="0" w:line="216" w:lineRule="auto"/>
              <w:jc w:val="right"/>
              <w:rPr>
                <w:sz w:val="20"/>
                <w:szCs w:val="20"/>
              </w:rPr>
            </w:pPr>
            <w:r>
              <w:rPr>
                <w:b/>
                <w:sz w:val="20"/>
                <w:szCs w:val="20"/>
              </w:rPr>
              <w:t>6 700</w:t>
            </w:r>
          </w:p>
        </w:tc>
      </w:tr>
      <w:tr w:rsidR="006834F8" w:rsidRPr="00930053" w:rsidTr="0073560D">
        <w:trPr>
          <w:cantSplit/>
          <w:trHeight w:val="301"/>
          <w:jc w:val="center"/>
        </w:trPr>
        <w:tc>
          <w:tcPr>
            <w:tcW w:w="1947" w:type="dxa"/>
            <w:vAlign w:val="center"/>
          </w:tcPr>
          <w:p w:rsidR="006834F8" w:rsidRPr="00930053" w:rsidRDefault="00000000">
            <w:pPr>
              <w:spacing w:after="0" w:line="216" w:lineRule="auto"/>
              <w:jc w:val="left"/>
              <w:rPr>
                <w:sz w:val="20"/>
                <w:szCs w:val="20"/>
              </w:rPr>
            </w:pPr>
            <w:r>
              <w:rPr>
                <w:b/>
                <w:sz w:val="20"/>
                <w:szCs w:val="20"/>
              </w:rPr>
              <w:lastRenderedPageBreak/>
              <w:t>Contingencia</w:t>
            </w:r>
          </w:p>
        </w:tc>
        <w:tc>
          <w:tcPr>
            <w:tcW w:w="1947" w:type="dxa"/>
            <w:vAlign w:val="center"/>
          </w:tcPr>
          <w:p w:rsidR="006834F8" w:rsidRPr="00930053" w:rsidRDefault="00000000">
            <w:pPr>
              <w:spacing w:after="0" w:line="216" w:lineRule="auto"/>
              <w:jc w:val="left"/>
              <w:rPr>
                <w:sz w:val="20"/>
                <w:szCs w:val="20"/>
              </w:rPr>
            </w:pPr>
            <w:r>
              <w:rPr>
                <w:b/>
                <w:sz w:val="20"/>
                <w:szCs w:val="20"/>
              </w:rPr>
              <w:t>Variación de tarifas y precios; no cubre actividades metodológicas nuevas.</w:t>
            </w:r>
          </w:p>
        </w:tc>
        <w:tc>
          <w:tcPr>
            <w:tcW w:w="1947" w:type="dxa"/>
            <w:vAlign w:val="center"/>
          </w:tcPr>
          <w:p w:rsidR="006834F8" w:rsidRPr="00930053" w:rsidRDefault="00000000">
            <w:pPr>
              <w:spacing w:after="0" w:line="216" w:lineRule="auto"/>
              <w:jc w:val="center"/>
              <w:rPr>
                <w:sz w:val="20"/>
                <w:szCs w:val="20"/>
              </w:rPr>
            </w:pPr>
            <w:r>
              <w:rPr>
                <w:b/>
                <w:sz w:val="20"/>
                <w:szCs w:val="20"/>
              </w:rPr>
              <w:t>10 %</w:t>
            </w:r>
          </w:p>
        </w:tc>
        <w:tc>
          <w:tcPr>
            <w:tcW w:w="1947" w:type="dxa"/>
            <w:vAlign w:val="center"/>
          </w:tcPr>
          <w:p w:rsidR="006834F8" w:rsidRPr="00930053" w:rsidRDefault="00000000">
            <w:pPr>
              <w:spacing w:after="0" w:line="216" w:lineRule="auto"/>
              <w:jc w:val="right"/>
              <w:rPr>
                <w:sz w:val="20"/>
                <w:szCs w:val="20"/>
              </w:rPr>
            </w:pPr>
            <w:r>
              <w:rPr>
                <w:b/>
                <w:sz w:val="20"/>
                <w:szCs w:val="20"/>
              </w:rPr>
              <w:t>—</w:t>
            </w:r>
          </w:p>
        </w:tc>
        <w:tc>
          <w:tcPr>
            <w:tcW w:w="1947" w:type="dxa"/>
            <w:vAlign w:val="center"/>
          </w:tcPr>
          <w:p w:rsidR="006834F8" w:rsidRPr="00930053" w:rsidRDefault="00000000">
            <w:pPr>
              <w:spacing w:after="0" w:line="216" w:lineRule="auto"/>
              <w:jc w:val="right"/>
              <w:rPr>
                <w:sz w:val="20"/>
                <w:szCs w:val="20"/>
              </w:rPr>
            </w:pPr>
            <w:r>
              <w:rPr>
                <w:b/>
                <w:sz w:val="20"/>
                <w:szCs w:val="20"/>
              </w:rPr>
              <w:t>670</w:t>
            </w:r>
          </w:p>
        </w:tc>
      </w:tr>
      <w:tr w:rsidR="006834F8" w:rsidRPr="00930053" w:rsidTr="0073560D">
        <w:trPr>
          <w:cantSplit/>
          <w:trHeight w:val="238"/>
          <w:jc w:val="center"/>
        </w:trPr>
        <w:tc>
          <w:tcPr>
            <w:tcW w:w="1947" w:type="dxa"/>
            <w:vAlign w:val="center"/>
          </w:tcPr>
          <w:p w:rsidR="006834F8" w:rsidRPr="00930053" w:rsidRDefault="00000000">
            <w:pPr>
              <w:spacing w:after="0" w:line="216" w:lineRule="auto"/>
              <w:jc w:val="left"/>
              <w:rPr>
                <w:sz w:val="20"/>
                <w:szCs w:val="20"/>
              </w:rPr>
            </w:pPr>
            <w:r>
              <w:rPr>
                <w:b/>
                <w:sz w:val="20"/>
                <w:szCs w:val="20"/>
              </w:rPr>
              <w:t>Total monetario estimado</w:t>
            </w:r>
          </w:p>
        </w:tc>
        <w:tc>
          <w:tcPr>
            <w:tcW w:w="1947" w:type="dxa"/>
            <w:vAlign w:val="center"/>
          </w:tcPr>
          <w:p w:rsidR="006834F8" w:rsidRPr="00930053" w:rsidRDefault="006834F8">
            <w:pPr>
              <w:spacing w:after="0" w:line="216" w:lineRule="auto"/>
              <w:jc w:val="left"/>
              <w:rPr>
                <w:sz w:val="20"/>
                <w:szCs w:val="20"/>
              </w:rPr>
            </w:pPr>
          </w:p>
        </w:tc>
        <w:tc>
          <w:tcPr>
            <w:tcW w:w="1947" w:type="dxa"/>
            <w:vAlign w:val="center"/>
          </w:tcPr>
          <w:p w:rsidR="006834F8" w:rsidRPr="00930053" w:rsidRDefault="006834F8">
            <w:pPr>
              <w:spacing w:after="0" w:line="216" w:lineRule="auto"/>
              <w:jc w:val="center"/>
              <w:rPr>
                <w:sz w:val="20"/>
                <w:szCs w:val="20"/>
              </w:rPr>
            </w:pPr>
          </w:p>
        </w:tc>
        <w:tc>
          <w:tcPr>
            <w:tcW w:w="1947" w:type="dxa"/>
            <w:vAlign w:val="center"/>
          </w:tcPr>
          <w:p w:rsidR="006834F8" w:rsidRPr="00930053" w:rsidRDefault="006834F8">
            <w:pPr>
              <w:spacing w:after="0" w:line="216" w:lineRule="auto"/>
              <w:jc w:val="right"/>
              <w:rPr>
                <w:sz w:val="20"/>
                <w:szCs w:val="20"/>
              </w:rPr>
            </w:pPr>
          </w:p>
        </w:tc>
        <w:tc>
          <w:tcPr>
            <w:tcW w:w="1947" w:type="dxa"/>
            <w:vAlign w:val="center"/>
          </w:tcPr>
          <w:p w:rsidR="006834F8" w:rsidRPr="00930053" w:rsidRDefault="00000000">
            <w:pPr>
              <w:spacing w:after="0" w:line="216" w:lineRule="auto"/>
              <w:jc w:val="right"/>
              <w:rPr>
                <w:sz w:val="20"/>
                <w:szCs w:val="20"/>
              </w:rPr>
            </w:pPr>
            <w:r>
              <w:rPr>
                <w:b/>
                <w:sz w:val="20"/>
                <w:szCs w:val="20"/>
              </w:rPr>
              <w:t>7 370</w:t>
            </w:r>
          </w:p>
        </w:tc>
      </w:tr>
    </w:tbl>
    <w:p w:rsidR="006834F8" w:rsidRPr="00930053" w:rsidRDefault="00000000">
      <w:pPr>
        <w:spacing w:before="40" w:after="0" w:line="240" w:lineRule="auto"/>
      </w:pPr>
      <w:r>
        <w:rPr>
          <w:sz w:val="17"/>
        </w:rPr>
        <w:t>Nota. El total corresponde únicamente a desembolsos monetarios estimados. El equipo de cómputo y el trabajo del investigador y del asesor constituyen aportes disponibles y no implican contratación de servicios. El costo de cómputo en la nube se ajustará después del ensayo piloto; los derechos administrativos se actualizarán con el tarifario vigente de la UNMSM; y el gasto de difusión científica se ejecutará únicamente si la revista seleccionada exige un cargo de publicación y no se obtiene exoneración. Elaboración propia.</w:t>
      </w:r>
      <w:r>
        <w:br w:type="page"/>
      </w:r>
    </w:p>
    <w:p w:rsidR="006834F8" w:rsidRPr="00930053" w:rsidRDefault="00000000">
      <w:pPr>
        <w:pStyle w:val="Ttulo1"/>
        <w:spacing w:before="0"/>
      </w:pPr>
      <w:bookmarkStart w:id="110" w:name="_Toc236500909"/>
      <w:bookmarkStart w:id="111" w:name="_Toc236574116"/>
      <w:r>
        <w:rPr>
          <w:sz w:val="24"/>
          <w:szCs w:val="24"/>
        </w:rPr>
        <w:lastRenderedPageBreak/>
        <w:t>CAPÍTULO 6: CRONOGRAMA DE ACTIVIDADES</w:t>
      </w:r>
      <w:bookmarkEnd w:id="110"/>
      <w:bookmarkEnd w:id="111"/>
    </w:p>
    <w:p w:rsidR="006834F8" w:rsidRPr="00930053" w:rsidRDefault="00000000">
      <w:pPr>
        <w:ind w:firstLine="425"/>
      </w:pPr>
      <w:r>
        <w:t xml:space="preserve">El proyecto se ejecutará durante catorce meses, desde julio de 2026 hasta agosto de 2027. El cronograma comprende doce actividades, tres hitos de control, ocho entregables principales y productos intermedios asociados a la construcción y evaluación del artefacto. Las actividades siguen la secuencia de la DSRM y, en la construcción del artefacto, las fases de CRISP-ML(Q): comprensión del negocio y de los datos (actividades 1 y 2), preparación de datos (3 a 5), modelado (6 y 7), evaluación (8 y 9), despliegue adaptado como empaquetado reproducible (11) y comunicación de resultados (10 a 12). Las actividades de la DSRM hasta la evaluación (A1 a A5) concluirán en diciembre de 2026, y la comunicación de resultados (A6) se desarrollará entre enero y agosto de 2027. El hito H1 condicionará la continuidad del diseño metodológico propuesto; si la auditoría no confirma la cobertura provincial y temporal necesaria, se elaborará una enmienda metodológica antes del entrenamiento.</w:t>
      </w:r>
    </w:p>
    <w:p w:rsidR="006834F8" w:rsidRPr="00930053" w:rsidRDefault="00000000">
      <w:pPr>
        <w:spacing w:before="240" w:after="0"/>
      </w:pPr>
      <w:r>
        <w:rPr>
          <w:b/>
          <w:bCs/>
          <w:sz w:val="22"/>
          <w:szCs w:val="22"/>
        </w:rPr>
        <w:t>Tabla 12</w:t>
      </w:r>
    </w:p>
    <w:p w:rsidR="006834F8" w:rsidRPr="00930053" w:rsidRDefault="00000000">
      <w:pPr>
        <w:spacing w:after="100"/>
      </w:pPr>
      <w:r>
        <w:rPr>
          <w:i/>
          <w:iCs/>
          <w:sz w:val="22"/>
          <w:szCs w:val="22"/>
        </w:rPr>
        <w:t>Cronograma de actividades, hitos y entregables</w:t>
      </w:r>
    </w:p>
    <w:tbl>
      <w:tblPr>
        <w:tblW w:w="9302" w:type="dxa"/>
        <w:jc w:val="center"/>
        <w:tblLayout w:type="fixed"/>
        <w:tblLook w:val="04A0" w:firstRow="1" w:lastRow="0" w:firstColumn="1" w:lastColumn="0" w:noHBand="0" w:noVBand="1"/>
      </w:tblPr>
      <w:tblGrid>
        <w:gridCol w:w="3500"/>
        <w:gridCol w:w="760"/>
        <w:gridCol w:w="760"/>
        <w:gridCol w:w="760"/>
        <w:gridCol w:w="760"/>
        <w:gridCol w:w="760"/>
        <w:gridCol w:w="2002"/>
      </w:tblGrid>
      <w:tr w:rsidR="006834F8" w:rsidRPr="00930053" w:rsidTr="0073560D">
        <w:trPr>
          <w:cantSplit/>
          <w:trHeight w:val="159"/>
          <w:tblHeader/>
          <w:jc w:val="center"/>
        </w:trPr>
        <w:tc>
          <w:tcPr>
            <w:tcW w:w="3500" w:type="dxa"/>
            <w:shd w:val="clear" w:color="auto" w:fill="D9EAF7"/>
            <w:vAlign w:val="center"/>
          </w:tcPr>
          <w:p w:rsidR="006834F8" w:rsidRPr="00930053" w:rsidRDefault="00000000">
            <w:pPr>
              <w:spacing w:after="0" w:line="240" w:lineRule="auto"/>
              <w:jc w:val="left"/>
              <w:rPr>
                <w:sz w:val="20"/>
                <w:szCs w:val="20"/>
              </w:rPr>
            </w:pPr>
            <w:r>
              <w:rPr>
                <w:b/>
                <w:sz w:val="20"/>
                <w:szCs w:val="20"/>
              </w:rPr>
              <w:t>Actividad</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T3-26</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T4-26</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T1-27</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T2-27</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T3-27</w:t>
            </w:r>
          </w:p>
        </w:tc>
        <w:tc>
          <w:tcPr>
            <w:tcW w:w="2002" w:type="dxa"/>
            <w:shd w:val="clear" w:color="auto" w:fill="D9EAF7"/>
            <w:vAlign w:val="center"/>
          </w:tcPr>
          <w:p w:rsidR="006834F8" w:rsidRPr="00930053" w:rsidRDefault="00000000">
            <w:pPr>
              <w:spacing w:after="0" w:line="240" w:lineRule="auto"/>
              <w:jc w:val="left"/>
              <w:rPr>
                <w:sz w:val="20"/>
                <w:szCs w:val="20"/>
              </w:rPr>
            </w:pPr>
            <w:r>
              <w:rPr>
                <w:b/>
                <w:sz w:val="20"/>
                <w:szCs w:val="20"/>
              </w:rPr>
              <w:t>Hito / entregable</w:t>
            </w:r>
          </w:p>
        </w:tc>
      </w:tr>
      <w:tr w:rsidR="006834F8" w:rsidRPr="00930053" w:rsidTr="0073560D">
        <w:trPr>
          <w:cantSplit/>
          <w:trHeight w:val="466"/>
          <w:jc w:val="center"/>
        </w:trPr>
        <w:tc>
          <w:tcPr>
            <w:tcW w:w="3500" w:type="dxa"/>
            <w:vAlign w:val="center"/>
          </w:tcPr>
          <w:p w:rsidR="006834F8" w:rsidRPr="00930053" w:rsidRDefault="00000000">
            <w:pPr>
              <w:spacing w:after="0" w:line="240" w:lineRule="auto"/>
              <w:jc w:val="left"/>
              <w:rPr>
                <w:sz w:val="20"/>
                <w:szCs w:val="20"/>
              </w:rPr>
            </w:pPr>
            <w:r>
              <w:rPr>
                <w:sz w:val="20"/>
                <w:szCs w:val="20"/>
              </w:rPr>
              <w:t>1. Auditoría de cobertura, elegibilidad y tamaño del conjunto analítico</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H1 · E1: matriz provincia × campaña e informe de viabilidad</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2. Revisión y actualización de la literatura conforme al protocolo</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Actualización de E1: protocolo y matriz de antecedentes</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3. Construcción de la máscara agrícola y descarga documentada de series</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Producto intermedio: máscara validada y manifiesto de descargas</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4. Integración del conjunto de datos, alineación fenológica y control del horizonte</w:t>
            </w: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E2: conjunto de datos y diccionario de variables</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lastRenderedPageBreak/>
              <w:t>5. Preprocesamiento, análisis exploratorio y tratamiento de la variable objetivo</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E3: informe de depuración y análisis exploratorio</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6. Diseño e implementación de CNN-1D, comparadores e integración de SHAP</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E4: código y configuración reproducible del artefacto</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7. Ensayo piloto, estimación de variabilidad y registro de preespecificación</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H2 · E5: registro fechado de hipótesis, márgenes y reglas</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 xml:space="preserve">8. Evaluación predictiva: origen móvil, XGBoost, B* (B2 y B4), robustez espacial y sensibilidad</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Producto intermedio: predicciones y métricas por campaña y semilla</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9. Evaluación SHAP: estabilidad, oclusión, ablación secundaria y concordancia agronómica</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E6: informe de interpretabilidad</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10. Redacción de resultados, discusión, conclusiones y recomendaciones</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E7: manuscrito completo</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lastRenderedPageBreak/>
              <w:t xml:space="preserve">11. Empaquetado reproducible y comunicación: repositorio, entorno, manifiesto, artículo y datos o scripts según licencias</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E8: artículo enviado y repositorio documentado</w:t>
            </w:r>
          </w:p>
        </w:tc>
      </w:tr>
      <w:tr w:rsidR="006834F8" w:rsidRPr="00930053" w:rsidTr="0073560D">
        <w:trPr>
          <w:cantSplit/>
          <w:trHeight w:val="466"/>
          <w:jc w:val="center"/>
        </w:trPr>
        <w:tc>
          <w:tcPr>
            <w:tcW w:w="3500" w:type="dxa"/>
            <w:vAlign w:val="center"/>
          </w:tcPr>
          <w:p w:rsidR="006834F8" w:rsidRPr="00930053" w:rsidRDefault="00000000">
            <w:pPr>
              <w:spacing w:after="0" w:line="240" w:lineRule="auto"/>
              <w:jc w:val="left"/>
              <w:rPr>
                <w:sz w:val="20"/>
                <w:szCs w:val="20"/>
              </w:rPr>
            </w:pPr>
            <w:r>
              <w:rPr>
                <w:sz w:val="20"/>
                <w:szCs w:val="20"/>
              </w:rPr>
              <w:t>12. Revisión del asesor, control de similitud, trámites y sustentación</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2002" w:type="dxa"/>
            <w:vAlign w:val="center"/>
          </w:tcPr>
          <w:p w:rsidR="006834F8" w:rsidRPr="00930053" w:rsidRDefault="00000000">
            <w:pPr>
              <w:spacing w:after="0" w:line="240" w:lineRule="auto"/>
              <w:jc w:val="left"/>
              <w:rPr>
                <w:sz w:val="20"/>
                <w:szCs w:val="20"/>
              </w:rPr>
            </w:pPr>
            <w:r>
              <w:rPr>
                <w:sz w:val="20"/>
                <w:szCs w:val="20"/>
              </w:rPr>
              <w:t>H3: versión final y sustentación</w:t>
            </w:r>
          </w:p>
        </w:tc>
      </w:tr>
    </w:tbl>
    <w:p w:rsidR="006834F8" w:rsidRPr="00930053" w:rsidRDefault="00000000">
      <w:pPr>
        <w:spacing w:before="100" w:after="200"/>
      </w:pPr>
      <w:r>
        <w:t xml:space="preserve">Nota. H1: cierre de la auditoría de cobertura y elegibilidad, condición para continuar con el diseño provincia-campaña. H2: cierre del ensayo piloto y registro de preespecificación, previo a la evaluación definitiva. H3: revisión final y sustentación. Los entregables principales se numeran de E1 a E8; la máscara agrícola y los resultados por campaña y semilla son productos intermedios. La fase de CRISP-ML(Q) de cada actividad se detalla en el archivo de cronograma adjunto. Elaboración propia.</w:t>
      </w:r>
    </w:p>
    <w:p w:rsidR="006834F8" w:rsidRPr="00930053" w:rsidRDefault="00000000">
      <w:pPr>
        <w:pStyle w:val="Ttulo2"/>
      </w:pPr>
      <w:bookmarkStart w:id="112" w:name="_Toc236500910"/>
      <w:bookmarkStart w:id="113" w:name="_Toc236574117"/>
      <w:r>
        <w:rPr>
          <w:sz w:val="24"/>
          <w:szCs w:val="24"/>
        </w:rPr>
        <w:t>6.1 Plan de contingencia</w:t>
      </w:r>
      <w:bookmarkEnd w:id="112"/>
      <w:bookmarkEnd w:id="113"/>
    </w:p>
    <w:p w:rsidR="006834F8" w:rsidRPr="00930053" w:rsidRDefault="00000000">
      <w:pPr>
        <w:ind w:firstLine="425"/>
      </w:pPr>
      <w:r>
        <w:t>Las decisiones siguientes se preespecifican para evitar que los cambios de alcance o procedimiento dependan de los resultados obtenidos. Toda modificación sustantiva se documentará antes del entrenamiento definitivo y, cuando afecte la unidad de análisis, las hipótesis o el diseño confirmatorio, requerirá una enmienda metodológica.</w:t>
      </w:r>
    </w:p>
    <w:p w:rsidR="006834F8" w:rsidRPr="00930053" w:rsidRDefault="00000000">
      <w:pPr>
        <w:pStyle w:val="Prrafodelista"/>
        <w:spacing w:after="120"/>
      </w:pPr>
      <w:r>
        <w:t>1. Cobertura temporal insuficiente. Si la auditoría H1 confirma una serie provincial más corta que la propuesta, el periodo se reducirá al intervalo común que permita formar una ventana inicial de entrenamiento y campañas externas suficientes. La modificación se registrará antes del entrenamiento y se actualizarán el alcance, el número de bloques y la incertidumbre esperada. CONTINGENCIA ACTIVADA (2026-09-12): la auditoría H1 confirmó que la fuente tabular vigente de rendimiento (MIDAGRI/SIEA) no cubre 2006-2015; el periodo se redujo a 2016-2025 (10 campañas). Detalle completo, incluyendo el impacto en la ventana inicial de origen móvil y la potencia estadística de los contrastes, en el manifiesto de datos del repositorio (service-cnn/data/manifest/midagri_sisagri.yaml, sección enmienda_metodologica).</w:t>
      </w:r>
    </w:p>
    <w:p w:rsidR="006834F8" w:rsidRPr="00930053" w:rsidRDefault="00000000">
      <w:pPr>
        <w:pStyle w:val="Prrafodelista"/>
        <w:spacing w:after="120"/>
      </w:pPr>
      <w:r>
        <w:t xml:space="preserve">2. Conjunto analítico insuficiente. Si el número de observaciones no permite entrenar la arquitectura prevista sin sobreajuste severo, se reducirá la capacidad de la CNN-1D, se reforzará la regularización y se acotará el espacio de hiperparámetros. No se utilizará aumento sintético de datos salvo que el procedimiento sea preespecificado y validado. Si el problema persiste, se reportará el resultado sin modificar retrospectivamente la hipótesis.</w:t>
      </w:r>
    </w:p>
    <w:p w:rsidR="006834F8" w:rsidRPr="00930053" w:rsidRDefault="00000000">
      <w:pPr>
        <w:pStyle w:val="Prrafodelista"/>
        <w:spacing w:after="120"/>
      </w:pPr>
      <w:r>
        <w:t xml:space="preserve">3. Alineación fenológica incompleta. Si la fecha modal de siembra no está disponible, se aplicará la jerarquía de respaldo establecida en la sección 4.10.2. La fenometría NDVI se utilizará únicamente con parámetros estimados en entrenamiento y observaciones disponibles hasta el horizonte; si </w:t>
        <w:lastRenderedPageBreak/>
        <w:t>tampoco resulta viable, se emplearán ventanas de calendario preespecificadas y se informará la pérdida de precisión fenológica.</w:t>
      </w:r>
    </w:p>
    <w:p w:rsidR="006834F8" w:rsidRPr="00930053" w:rsidRDefault="00000000">
      <w:pPr>
        <w:pStyle w:val="Prrafodelista"/>
        <w:spacing w:after="120"/>
      </w:pPr>
      <w:r>
        <w:t xml:space="preserve">4. Incumplimiento de HE1. Si la CNN-1D resulta inferior a XGBoost o a la mejor línea base B* más allá del margen preespecificado, se rechazará HE1 y se reportarán las diferencias sin modificar el margen. Si resulta equivalente a B*, se reportará como equivalencia sin valor añadido demostrable. Las explicaciones SHAP se interpretarán solo como descripciones del comportamiento del modelo y no como evidencia de utilidad predictiva.</w:t>
      </w:r>
    </w:p>
    <w:p w:rsidR="006834F8" w:rsidRPr="00930053" w:rsidRDefault="00000000">
      <w:pPr>
        <w:pStyle w:val="Prrafodelista"/>
        <w:spacing w:after="120"/>
      </w:pPr>
      <w:r>
        <w:t xml:space="preserve">5. Incumplimiento de HE2. Si las explicaciones no alcanzan el criterio primario de concordancia agronómica, se rechazará HE2; la estabilidad y la fidelidad se reportarán con su magnitud. Las atribuciones se reportarán como resultados exploratorios y no se utilizarán para formular recomendaciones agronómicas.</w:t>
        <w:br w:type="page"/>
      </w:r>
    </w:p>
    <w:p w:rsidR="006834F8" w:rsidRPr="00930053" w:rsidRDefault="00000000">
      <w:pPr>
        <w:pStyle w:val="Ttulo1"/>
        <w:spacing w:before="0"/>
      </w:pPr>
      <w:bookmarkStart w:id="114" w:name="_Toc236500911"/>
      <w:bookmarkStart w:id="115" w:name="_Toc236574118"/>
      <w:r>
        <w:rPr>
          <w:sz w:val="24"/>
          <w:szCs w:val="24"/>
        </w:rPr>
        <w:lastRenderedPageBreak/>
        <w:t>REFERENCIAS</w:t>
      </w:r>
      <w:bookmarkEnd w:id="114"/>
      <w:bookmarkEnd w:id="115"/>
    </w:p>
    <w:p w:rsidR="006834F8" w:rsidRPr="00930053" w:rsidRDefault="00000000">
      <w:pPr>
        <w:ind w:left="720" w:hanging="720"/>
        <w:rPr>
          <w:del w:id="9097" w:author="Claude (propuesta de coherencia)" w:date="2026-10-17T12:00:00Z"/>
        </w:rPr>
      </w:pPr>
      <w:del w:id="9098" w:author="Claude (propuesta de coherencia)" w:date="2026-10-17T12:00:00Z">
        <w:r>
          <w:delText xml:space="preserve">Benavoli, A., Corani, G., Demšar, J., y Zaffalon, M. (2017). Time for a change: A tutorial for comparing multiple classifiers through Bayesian analysis. Journal of Machine Learning Research, 18(77). https://jmlr.org/papers/v18/16-305.html</w:delText>
        </w:r>
      </w:del>
    </w:p>
    <w:p w:rsidR="006834F8" w:rsidRPr="00930053" w:rsidRDefault="00000000">
      <w:pPr>
        <w:ind w:left="720" w:hanging="720"/>
      </w:pPr>
      <w:r>
        <w:t xml:space="preserve">Cerqueira, V., Torgo, L., y Mozetič, I. (2020). Evaluating time series forecasting models: An empirical study on performance estimation methods. Machine Learning, 109(11), 1997-2028. https://doi.org/10.1007/s10994-020-05910-7</w:t>
      </w:r>
    </w:p>
    <w:p w:rsidR="006834F8" w:rsidRPr="00930053" w:rsidRDefault="00000000">
      <w:pPr>
        <w:ind w:left="720" w:hanging="720"/>
      </w:pPr>
      <w:r>
        <w:t xml:space="preserve">Grinsztajn, L., Oyallon, E., y Varoquaux, G. (2022). Why do tree-based models still outperform deep learning on tabular data? arXiv. https://arxiv.org/abs/2207.08815</w:t>
      </w:r>
    </w:p>
    <w:p w:rsidR="006834F8" w:rsidRPr="00930053" w:rsidRDefault="00000000">
      <w:pPr>
        <w:ind w:left="720" w:hanging="720"/>
      </w:pPr>
      <w:r>
        <w:t xml:space="preserve">Hase, P., Xie, H., y Bansal, M. (2021). The out-of-distribution problem in explainability and search methods for feature importance explanations. arXiv. https://arxiv.org/abs/2106.00786</w:t>
      </w:r>
    </w:p>
    <w:p w:rsidR="006834F8" w:rsidRPr="00930053" w:rsidRDefault="00000000">
      <w:pPr>
        <w:ind w:firstLine="425"/>
      </w:pPr>
      <w:r>
        <w:t xml:space="preserve">Las referencias se presentan conforme a la séptima edición del manual de estilo de la American Psychological Association. Se ha verificado que cada obra citada en el texto cuenta con su entrada correspondiente y que cada entrada es citada al menos una vez en el cuerpo del documento.</w:t>
      </w:r>
    </w:p>
    <w:p w:rsidR="006834F8" w:rsidRPr="00930053" w:rsidRDefault="00000000">
      <w:pPr>
        <w:ind w:left="720" w:hanging="720"/>
      </w:pPr>
      <w:r>
        <w:t xml:space="preserve">Aas, K., Jullum, M., y Løland, A. (2021). Explaining individual predictions when features are dependent: More accurate approximations to Shapley values. Artificial Intelligence, 298, 103502. https://doi.org/10.1016/j.artint.2021.103502</w:t>
      </w:r>
    </w:p>
    <w:p w:rsidR="006834F8" w:rsidRPr="00930053" w:rsidRDefault="00000000">
      <w:pPr>
        <w:ind w:left="720" w:hanging="720"/>
      </w:pPr>
      <w:r>
        <w:t xml:space="preserve">Althunian, T. A., de Boer, A., Groenwold, R. H. H., y Klungel, O. H. (2017). Defining the noninferiority margin and analysing noninferiority: An overview. British Journal of Clinical Pharmacology, 83(8), 1636-1642. https://doi.org/10.1111/bcp.13280</w:t>
      </w:r>
    </w:p>
    <w:p w:rsidR="006834F8" w:rsidRPr="00930053" w:rsidRDefault="00000000">
      <w:pPr>
        <w:ind w:left="720" w:hanging="720"/>
      </w:pPr>
      <w:r>
        <w:t xml:space="preserve">Anderson, W., Shukla, S., Verdin, J., Hoell, A., Justice, C., Barker, B., Slinski, K., Lenssen, N., Lou, J., Cook, B. I., y McNally, A. (2024). Preseason maize and wheat yield forecasts for early warning of crop failure. Nature Communications, 15, 7262. https://doi.org/10.1038/s41467-024-51555-8</w:t>
      </w:r>
    </w:p>
    <w:p w:rsidR="006834F8" w:rsidRPr="00930053" w:rsidRDefault="00000000">
      <w:pPr>
        <w:ind w:left="720" w:hanging="720"/>
      </w:pPr>
      <w:r>
        <w:t xml:space="preserve">Arias Gonzáles, J. L., Holgado Tisoc, J., Tafur Anzualdo, V., y Vásquez Villanueva, S. (2022). Metodología de la investigación: el método ARIAS para desarrollar un proyecto de tesis. Instituto Universitario de Innovación Ciencia y Tecnología Inudi Perú.</w:t>
      </w:r>
    </w:p>
    <w:p w:rsidR="006834F8" w:rsidRPr="00930053" w:rsidRDefault="00000000">
      <w:pPr>
        <w:ind w:left="720" w:hanging="720"/>
      </w:pPr>
      <w:r>
        <w:t xml:space="preserve">Ashfaq, M., Khan, I., Shah, D., Ali, S., y Tahir, M. (2025). Predicting wheat yield using deep learning and multi-source environmental data. Scientific Reports, 15, 26446. https://doi.org/10.1038/s41598-025-11780-7</w:t>
      </w:r>
    </w:p>
    <w:p w:rsidR="006834F8" w:rsidRPr="00930053" w:rsidRDefault="00000000">
      <w:pPr>
        <w:ind w:left="720" w:hanging="720"/>
      </w:pPr>
      <w:r>
        <w:t xml:space="preserve">Barredo Arrieta, A., Díaz-Rodríguez, N., Del Ser, J., Bennetot, A., Tabik, S., Barbado, A., García, S., Gil-López, S., Molina, D., Benjamins, R., Chatila, R., y Herrera, F. (2020). Explainable artificial intelligence (XAI): Concepts, taxonomies, opportunities and challenges toward responsible AI. Information Fusion, 58, 82-115. https://doi.org/10.1016/j.inffus.2019.12.012</w:t>
      </w:r>
    </w:p>
    <w:p w:rsidR="006834F8" w:rsidRPr="00930053" w:rsidRDefault="00000000">
      <w:pPr>
        <w:ind w:left="720" w:hanging="720"/>
      </w:pPr>
      <w:r>
        <w:t xml:space="preserve">Benique Olivera, E., y Ojeda Tito, A. (2024). Impacto del cambio climático en la producción y rendimiento de quinua (Chenopodium quinoa Willd) en la provincia de Azángaro, región del Altiplano-Puno, Perú. Revista de Investigaciones Altoandinas, 26(3), 154-160.</w:t>
      </w:r>
    </w:p>
    <w:p w:rsidR="006834F8" w:rsidRPr="00930053" w:rsidRDefault="00000000">
      <w:pPr>
        <w:ind w:left="720" w:hanging="720"/>
      </w:pPr>
      <w:r>
        <w:t xml:space="preserve">Cheema, I. A., Hanif, M. K., Khokhar, A. M. A., Rehman, M. A. U., y Zaheer, R. (2026). Enhancing crop yield prediction accuracy with a novel interpretable deep learning model: MHCNN-LSTM-MHA. Scientific Reports. https://doi.org/10.1038/s41598-026-53616-y</w:t>
      </w:r>
    </w:p>
    <w:p w:rsidR="006834F8" w:rsidRPr="00930053" w:rsidRDefault="00000000">
      <w:pPr>
        <w:ind w:left="720" w:hanging="720"/>
      </w:pPr>
      <w:r>
        <w:lastRenderedPageBreak/>
        <w:t>Chuvieco, E. (2010). Teledetección ambiental: la observación de la Tierra desde el espacio (3.ª ed.). Ariel.</w:t>
      </w:r>
    </w:p>
    <w:p w:rsidR="006834F8" w:rsidRPr="00930053" w:rsidRDefault="00000000">
      <w:pPr>
        <w:ind w:left="720" w:hanging="720"/>
      </w:pPr>
      <w:r>
        <w:t xml:space="preserve">Cliff, N. (1993). Dominance statistics: Ordinal analyses to answer ordinal questions. Psychological Bulletin, 114(3), 494-509. https://doi.org/10.1037/0033-2909.114.3.494</w:t>
      </w:r>
    </w:p>
    <w:p w:rsidR="006834F8" w:rsidRPr="00930053" w:rsidRDefault="00000000">
      <w:pPr>
        <w:ind w:left="720" w:hanging="720"/>
      </w:pPr>
      <w:r>
        <w:t xml:space="preserve">Demšar, J. (2006). Statistical comparisons of classifiers over multiple data sets. Journal of Machine Learning Research, 7, 1-30.</w:t>
      </w:r>
    </w:p>
    <w:p w:rsidR="006834F8" w:rsidRPr="00930053" w:rsidRDefault="00000000">
      <w:pPr>
        <w:ind w:left="720" w:hanging="720"/>
      </w:pPr>
      <w:r>
        <w:t xml:space="preserve">Didan, K. (2021). MODIS/Terra Vegetation Indices 16-Day L3 Global 250 m SIN Grid V061 [Conjunto de datos]. NASA EOSDIS Land Processes Distributed Active Archive Center. https://doi.org/10.5067/MODIS/MOD13Q1.061</w:t>
      </w:r>
    </w:p>
    <w:p w:rsidR="006834F8" w:rsidRPr="00930053" w:rsidRDefault="00000000">
      <w:pPr>
        <w:ind w:left="720" w:hanging="720"/>
      </w:pPr>
      <w:r>
        <w:t>Espinoza Montes, C. (2014). Metodología de investigación tecnológica: pensando en sistemas (2.ª ed.). Soluciones Gráficas.</w:t>
      </w:r>
    </w:p>
    <w:p w:rsidR="006834F8" w:rsidRPr="00930053" w:rsidRDefault="00000000">
      <w:pPr>
        <w:ind w:left="720" w:hanging="720"/>
      </w:pPr>
      <w:r>
        <w:t xml:space="preserve">Funk, C., Peterson, P., Landsfeld, M., Pedreros, D., Verdin, J., Shukla, S., Husak, G., Rowland, J., Harrison, L., Hoell, A., y Michaelsen, J. (2015). The climate hazards infrared precipitation with stations: A new environmental record for monitoring extremes. Scientific Data, 2, 150066. https://doi.org/10.1038/sdata.2015.66</w:t>
      </w:r>
    </w:p>
    <w:p w:rsidR="006834F8" w:rsidRPr="00930053" w:rsidRDefault="00000000">
      <w:pPr>
        <w:ind w:left="720" w:hanging="720"/>
      </w:pPr>
      <w:r>
        <w:t xml:space="preserve">Genero Bocco, M., Cruz-Lemus, J. A., y Piattini Velthuis, M. (2014). Métodos de investigación en ingeniería del software. Ra-Ma.</w:t>
      </w:r>
    </w:p>
    <w:p w:rsidR="006834F8" w:rsidRPr="00930053" w:rsidRDefault="00000000">
      <w:pPr>
        <w:ind w:left="720" w:hanging="720"/>
      </w:pPr>
      <w:r>
        <w:t xml:space="preserve">Gorelick, N., Hancher, M., Dixon, M., Ilyushchenko, S., Thau, D., y Moore, R. (2017). Google Earth Engine: Planetary-scale geospatial analysis for everyone. Remote Sensing of Environment, 202, 18-27. https://doi.org/10.1016/j.rse.2017.06.031</w:t>
      </w:r>
    </w:p>
    <w:p w:rsidR="006834F8" w:rsidRPr="00930053" w:rsidRDefault="00000000">
      <w:pPr>
        <w:ind w:left="720" w:hanging="720"/>
      </w:pPr>
      <w:r>
        <w:t xml:space="preserve">Guzmán-López, R. R., Huamanchumo, L., Fernández, K., Cutipa-Luque, O., Tiahuallpa, Y., y Rojas, H. (2024). Sparsity, regularization and causality in agricultural yield: The case of paddy rice in Peru [Preprint]. arXiv. https://arxiv.org/abs/2409.17298</w:t>
      </w:r>
    </w:p>
    <w:p w:rsidR="006834F8" w:rsidRPr="00930053" w:rsidRDefault="00000000">
      <w:pPr>
        <w:ind w:left="720" w:hanging="720"/>
      </w:pPr>
      <w:r>
        <w:t xml:space="preserve">Hedström, A., Weber, L., Krakowczyk, D., Bareeva, D., Motzkus, F., Samek, W., Lapuschkin, S., y Höhne, M. M.-C. (2023). Quantus: An explainable AI toolkit for responsible evaluation of neural network explanations and beyond. Journal of Machine Learning Research, 24(34), 1-11.</w:t>
      </w:r>
    </w:p>
    <w:p w:rsidR="006834F8" w:rsidRPr="00930053" w:rsidRDefault="00000000">
      <w:pPr>
        <w:ind w:left="720" w:hanging="720"/>
      </w:pPr>
      <w:r>
        <w:t>Hernández-Sampieri, R., y Mendoza, C. P. (2018). Metodología de la investigación: las rutas cuantitativa, cualitativa y mixta. McGraw-Hill Interamericana.</w:t>
      </w:r>
    </w:p>
    <w:p w:rsidR="006834F8" w:rsidRPr="00930053" w:rsidRDefault="00000000">
      <w:pPr>
        <w:ind w:left="720" w:hanging="720"/>
      </w:pPr>
      <w:r>
        <w:lastRenderedPageBreak/>
        <w:t xml:space="preserve">Hevner, A. R. (2007). A three cycle view of design science research. Scandinavian Journal of Information Systems, 19(2), 87-92.</w:t>
      </w:r>
    </w:p>
    <w:p w:rsidR="006834F8" w:rsidRPr="00930053" w:rsidRDefault="00000000">
      <w:pPr>
        <w:ind w:left="720" w:hanging="720"/>
      </w:pPr>
      <w:r>
        <w:t xml:space="preserve">Hevner, A. R., March, S. T., Park, J., y Ram, S. (2004). Design science in information systems research. MIS Quarterly, 28(1), 75-105. https://doi.org/10.2307/25148625</w:t>
      </w:r>
    </w:p>
    <w:p w:rsidR="006834F8" w:rsidRPr="00930053" w:rsidRDefault="00000000">
      <w:pPr>
        <w:ind w:left="720" w:hanging="720"/>
        <w:rPr>
          <w:del w:id="9099" w:author="Claude (propuesta de coherencia)" w:date="2026-10-17T12:00:00Z"/>
        </w:rPr>
      </w:pPr>
      <w:del w:id="9100" w:author="Claude (propuesta de coherencia)" w:date="2026-10-17T12:00:00Z">
        <w:r>
          <w:delText xml:space="preserve">Holm, S. (1979). A simple sequentially rejective multiple test procedure. Scandinavian Journal of Statistics, 6(2), 65-70.</w:delText>
        </w:r>
      </w:del>
    </w:p>
    <w:p w:rsidR="006834F8" w:rsidRPr="00930053" w:rsidRDefault="00000000">
      <w:pPr>
        <w:ind w:left="720" w:hanging="720"/>
      </w:pPr>
      <w:r>
        <w:t xml:space="preserve">Hu, T., Zhang, X., Bohrer, G., Liu, Y., Zhou, Y., Martin, J., Li, Y., y Zhao, K. (2023). Crop yield prediction via explainable AI and interpretable machine learning: Dangers of black box models for evaluating climate change impacts on crop yield. Agricultural and Forest Meteorology, 336, 109458. https://doi.org/10.1016/j.agrformet.2023.109458</w:t>
      </w:r>
    </w:p>
    <w:p w:rsidR="006834F8" w:rsidRPr="00930053" w:rsidRDefault="00000000">
      <w:pPr>
        <w:ind w:left="720" w:hanging="720"/>
      </w:pPr>
      <w:r>
        <w:t>Instituto Nacional de Estadística e Informática. (s.f.). Sistema de Información Regional para la Toma de Decisiones (SIRTOD) [Base de datos]. https://systems.inei.gob.pe/SIRTOD/app/consulta</w:t>
      </w:r>
    </w:p>
    <w:p w:rsidR="006834F8" w:rsidRPr="00930053" w:rsidRDefault="00000000">
      <w:pPr>
        <w:ind w:left="720" w:hanging="720"/>
      </w:pPr>
      <w:r>
        <w:t xml:space="preserve">Jarro-Espinal, I., Huanuqueño-Murillo, J., Quille-Mamani, J., Quispe-Tito, D., Ramos-Fernández, L., Pino-Vargas, E., y Torres-Rua, A. (2025). Field-scale rice yield prediction in Northern Coastal Region of Peru using Sentinel-2 vegetation indices and machine learning models. Agriculture, 15(19), 2054. https://doi.org/10.3390/agriculture15192054</w:t>
      </w:r>
    </w:p>
    <w:p w:rsidR="006834F8" w:rsidRPr="00930053" w:rsidRDefault="00000000">
      <w:pPr>
        <w:ind w:left="720" w:hanging="720"/>
      </w:pPr>
      <w:r>
        <w:t xml:space="preserve">Joshi, A., Pradhan, B., Chakraborty, S., Varatharajoo, R., Alamri, A., Gite, S., y Lee, C.-W. (2025). An explainable Bi-LSTM model for winter wheat yield prediction. Frontiers in Plant Science, 15, 1491493. https://doi.org/10.3389/fpls.2024.1491493</w:t>
      </w:r>
    </w:p>
    <w:p w:rsidR="006834F8" w:rsidRPr="00930053" w:rsidRDefault="00000000">
      <w:pPr>
        <w:ind w:left="720" w:hanging="720"/>
      </w:pPr>
      <w:r>
        <w:t xml:space="preserve">Joshi, A., Pradhan, B., Chakraborty, S., Varatharajoo, R., Gite, S., y Alamri, A. (2024). Deep-transfer-learning strategies for crop yield prediction using climate records and satellite image time-series data. Remote Sensing, 16(24), 4804. https://doi.org/10.3390/rs16244804</w:t>
      </w:r>
    </w:p>
    <w:p w:rsidR="006834F8" w:rsidRPr="00930053" w:rsidRDefault="00000000">
      <w:pPr>
        <w:ind w:left="720" w:hanging="720"/>
      </w:pPr>
      <w:r>
        <w:t xml:space="preserve">Kiranyaz, S., Avci, O., Abdeljaber, O., Ince, T., Gabbouj, M., y Inman, D. J. (2021). 1D convolutional neural networks and applications: A survey. Mechanical Systems and Signal Processing, 151, 107398. https://doi.org/10.1016/j.ymssp.2020.107398</w:t>
      </w:r>
    </w:p>
    <w:p w:rsidR="006834F8" w:rsidRPr="00930053" w:rsidRDefault="00000000">
      <w:pPr>
        <w:ind w:left="720" w:hanging="720"/>
      </w:pPr>
      <w:r>
        <w:t xml:space="preserve">Kitchenham, B., y Charters, S. (2007). Guidelines for performing systematic literature reviews in software engineering (Informe técnico EBSE-2007-01). Keele University y University of Durham.</w:t>
      </w:r>
    </w:p>
    <w:p w:rsidR="006834F8" w:rsidRPr="00930053" w:rsidRDefault="00000000">
      <w:pPr>
        <w:ind w:left="720" w:hanging="720"/>
      </w:pPr>
      <w:r>
        <w:t xml:space="preserve">LeCun, Y., Bengio, Y., y Hinton, G. (2015). Deep learning. Nature, 521(7553), 436-444. https://doi.org/10.1038/nature14539</w:t>
      </w:r>
    </w:p>
    <w:p w:rsidR="006834F8" w:rsidRPr="00930053" w:rsidRDefault="00000000">
      <w:pPr>
        <w:ind w:left="720" w:hanging="720"/>
      </w:pPr>
      <w:r>
        <w:lastRenderedPageBreak/>
        <w:t xml:space="preserve">Li, X., Lyu, Y., Zhu, B., Liu, L., y Song, K. (2025). Maize yield estimation in Northeast China’s black soil region using a deep learning model with attention mechanism and remote sensing. Scientific Reports, 15, 12927. https://doi.org/10.1038/s41598-025-97563-6</w:t>
      </w:r>
    </w:p>
    <w:p w:rsidR="006834F8" w:rsidRPr="00930053" w:rsidRDefault="00000000">
      <w:pPr>
        <w:ind w:left="720" w:hanging="720"/>
      </w:pPr>
      <w:r>
        <w:t xml:space="preserve">Lundberg, S. M., y Lee, S.-I. (2017). A unified approach to interpreting model predictions. Advances in Neural Information Processing Systems, 30, 4765-4774.</w:t>
      </w:r>
    </w:p>
    <w:p w:rsidR="006834F8" w:rsidRPr="00930053" w:rsidRDefault="00000000">
      <w:pPr>
        <w:ind w:left="720" w:hanging="720"/>
      </w:pPr>
      <w:r>
        <w:t xml:space="preserve">Meroni, M., Waldner, F., Seguini, L., Kerdiles, H., y Rembold, F. (2021). Yield forecasting with machine learning and small data: What gains for grains? arXiv. https://arxiv.org/abs/2104.13246</w:t>
      </w:r>
    </w:p>
    <w:p w:rsidR="006834F8" w:rsidRPr="00930053" w:rsidRDefault="00000000">
      <w:pPr>
        <w:ind w:left="720" w:hanging="720"/>
      </w:pPr>
      <w:r>
        <w:t>Ministerio de Desarrollo Agrario y Riego. (2023). Pronóstico de producción de quinua al 2023. Dirección General de Políticas Agrarias, Dirección de Estudios Económicos. https://cdn.www.gob.pe/uploads/document/file/4702442/</w:t>
      </w:r>
    </w:p>
    <w:p w:rsidR="006834F8" w:rsidRPr="00930053" w:rsidRDefault="00000000">
      <w:pPr>
        <w:ind w:left="720" w:hanging="720"/>
      </w:pPr>
      <w:r>
        <w:t>Ministerio de Desarrollo Agrario y Riego. (2024a). Dinámica de la producción y exportación de quinua, 2020-2024. Dirección General de Políticas Agrarias. https://repositorio.midagri.gob.pe/handle/20.500.13036/2172</w:t>
      </w:r>
    </w:p>
    <w:p w:rsidR="006834F8" w:rsidRPr="00930053" w:rsidRDefault="00000000">
      <w:pPr>
        <w:ind w:left="720" w:hanging="720"/>
      </w:pPr>
      <w:r>
        <w:t xml:space="preserve">Ministerio de Desarrollo Agrario y Riego. (2024b, 5 de septiembre). Gobierno: exportación de quinua creció en más de 40 % hasta julio de 2024 [Nota de prensa]. Agromercado. https://www.gob.pe/institucion/agromercado/noticias/1016647</w:t>
      </w:r>
    </w:p>
    <w:p w:rsidR="006834F8" w:rsidRPr="00930053" w:rsidRDefault="00000000">
      <w:pPr>
        <w:ind w:left="720" w:hanging="720"/>
      </w:pPr>
      <w:r>
        <w:t>Ministerio de Desarrollo Agrario y Riego. (s.f.). Información estadística agrícola [Conjunto de datos]. Plataforma Nacional de Datos Abiertos. https://datosabiertos.gob.pe/dataset/midagri-informacion-estadistica-agricola</w:t>
      </w:r>
    </w:p>
    <w:p w:rsidR="006834F8" w:rsidRPr="00930053" w:rsidRDefault="00000000">
      <w:pPr>
        <w:ind w:left="720" w:hanging="720"/>
      </w:pPr>
      <w:r>
        <w:t xml:space="preserve">Murphy, A. H. (1988). Skill scores based on the mean square error and their relationships to the correlation coefficient. Monthly Weather Review, 116(12), 2417-2424. https://doi.org/10.1175/1520-0493(1988)116&lt;2417:SSBOTM&gt;2.0.CO;2</w:t>
      </w:r>
    </w:p>
    <w:p w:rsidR="006834F8" w:rsidRPr="00930053" w:rsidRDefault="00000000">
      <w:pPr>
        <w:ind w:left="720" w:hanging="720"/>
      </w:pPr>
      <w:r>
        <w:t xml:space="preserve">Muñoz-Sabater, J., Dutra, E., Agustí-Panareda, A., Albergel, C., Arduini, G., Balsamo, G., Boussetta, S., Choulga, M., Harrigan, S., Hersbach, H., Martens, B., Miralles, D. G., Piles, M., Rodríguez-Fernández, N. J., Zsoter, E., Buontempo, C., y Thépaut, J.-N. (2021). ERA5-Land: A state-of-the-art global reanalysis dataset for land applications. Earth System Science Data, 13(9), 4349-4383. https://doi.org/10.5194/essd-13-4349-2021</w:t>
      </w:r>
    </w:p>
    <w:p w:rsidR="006834F8" w:rsidRPr="00930053" w:rsidRDefault="00000000">
      <w:pPr>
        <w:ind w:left="720" w:hanging="720"/>
      </w:pPr>
      <w:r>
        <w:t xml:space="preserve">Nogueira, S., Sechidis, K., y Brown, G. (2018). On the stability of feature selection algorithms. Journal of Machine Learning Research, 18(174). https://jmlr.org/papers/v18/17-514.html</w:t>
      </w:r>
    </w:p>
    <w:p w:rsidR="006834F8" w:rsidRPr="00930053" w:rsidRDefault="00000000">
      <w:pPr>
        <w:ind w:left="720" w:hanging="720"/>
      </w:pPr>
      <w:r>
        <w:t xml:space="preserve">Nyengere, J., Tchuwa, F., Tholo, H. M., Malalu, L., Njala, A. L., Kachulu, P., Maganga, R., Matewere, B., Jamu, L., Nyirenda, C., Kanjira, J., Chabwera, M., Nalivata, P., Mwase, W., y Mwangwela, A. (2026). Maize yield prediction using machine learning: A systematic literature review. Frontiers in Artificial Intelligence, 9, 1735157. https://doi.org/10.3389/frai.2026.1735157</w:t>
      </w:r>
    </w:p>
    <w:p w:rsidR="006834F8" w:rsidRPr="00930053" w:rsidRDefault="00000000">
      <w:pPr>
        <w:ind w:left="720" w:hanging="720"/>
      </w:pPr>
      <w:r>
        <w:t xml:space="preserve">Paudel, D., Boogaard, H., de Wit, A., Janssen, S., Osinga, S., Pylianidis, C., y Athanasiadis, I. N. (2021). Machine learning for large-scale crop yield forecasting. Agricultural Systems, 187, 103016. https://doi.org/10.1016/j.agsy.2020.103016</w:t>
      </w:r>
    </w:p>
    <w:p w:rsidR="006834F8" w:rsidRPr="00930053" w:rsidRDefault="00000000">
      <w:pPr>
        <w:ind w:left="720" w:hanging="720"/>
      </w:pPr>
      <w:r>
        <w:t xml:space="preserve">Paudel, D., de Wit, A., Boogaard, H., Marcos, D., Osinga, S., y Athanasiadis, I. N. (2023). Interpretability of deep learning models for crop yield forecasting. Computers and Electronics in Agriculture, 206, 107663. https://doi.org/10.1016/j.compag.2023.107663</w:t>
      </w:r>
    </w:p>
    <w:p w:rsidR="006834F8" w:rsidRPr="00930053" w:rsidRDefault="00000000">
      <w:pPr>
        <w:ind w:left="720" w:hanging="720"/>
      </w:pPr>
      <w:r>
        <w:lastRenderedPageBreak/>
        <w:t xml:space="preserve">Peffers, K., Tuunanen, T., Rothenberger, M. A., y Chatterjee, S. (2007). A design science research methodology for information systems research. Journal of Management Information Systems, 24(3), 45-77. https://doi.org/10.2753/MIS0742-1222240302</w:t>
      </w:r>
    </w:p>
    <w:p w:rsidR="006834F8" w:rsidRPr="00930053" w:rsidRDefault="00000000">
      <w:pPr>
        <w:ind w:left="720" w:hanging="720"/>
        <w:rPr>
          <w:del w:id="9101" w:author="Claude (propuesta de coherencia)" w:date="2026-10-17T12:00:00Z"/>
        </w:rPr>
      </w:pPr>
      <w:del w:id="9102" w:author="Claude (propuesta de coherencia)" w:date="2026-10-17T12:00:00Z">
        <w:r>
          <w:delText xml:space="preserve">Phipson, B., y Smyth, G. K. (2010). Permutation p-values should never be zero: Calculating exact p-values when permutations are randomly drawn. Statistical Applications in Genetics and Molecular Biology, 9(1). https://doi.org/10.2202/1544-6115.1585</w:delText>
        </w:r>
      </w:del>
    </w:p>
    <w:p w:rsidR="006834F8" w:rsidRPr="00930053" w:rsidRDefault="00000000">
      <w:pPr>
        <w:ind w:left="720" w:hanging="720"/>
      </w:pPr>
      <w:r>
        <w:t xml:space="preserve">Pizarro, S., Garcia, E., Gavino, E., Requena-Rojas, E., Ortega, K., y Ccopi, D. (2026). Agronomic variables outperform multispectral indices for individual plant yield prediction in Andean quinoa. Remote Sensing Applications: Society and Environment, 42, 102027. https://doi.org/10.1016/j.rsase.2026.102027</w:t>
      </w:r>
    </w:p>
    <w:p w:rsidR="006834F8" w:rsidRPr="00930053" w:rsidRDefault="00000000">
      <w:pPr>
        <w:ind w:left="720" w:hanging="720"/>
      </w:pPr>
      <w:r>
        <w:t xml:space="preserve">Quille-Mamani, J. A., Ruiz, L. A., y Ramos-Fernández, L. (2024). Multiseasonal analysis of rice crop yield prediction with Sentinel-2 time series and UAV imagery in Lambayeque (Peru). The International Archives of the Photogrammetry, Remote Sensing and Spatial Information Sciences, XLVIII-3-2024, 421-426. https://doi.org/10.5194/isprs-archives-XLVIII-3-2024-421-2024</w:t>
      </w:r>
    </w:p>
    <w:p w:rsidR="006834F8" w:rsidRPr="00930053" w:rsidRDefault="00000000">
      <w:pPr>
        <w:ind w:left="720" w:hanging="720"/>
      </w:pPr>
      <w:r>
        <w:t xml:space="preserve">Quille-Mamani, J., Ramos-Fernández, L., Huanuqueño-Murillo, J., Quispe-Tito, D., Cruz-Villacorta, L., Pino-Vargas, E., Flores del Pino, L., Heros-Aguilar, E., y Ruiz, L. Á. (2025). Rice yield prediction using spectral and textural indices derived from UAV imagery and machine learning models in Lambayeque, Peru. Remote Sensing, 17(4), 632. https://doi.org/10.3390/rs17040632</w:t>
      </w:r>
    </w:p>
    <w:p w:rsidR="006834F8" w:rsidRPr="00930053" w:rsidRDefault="00000000">
      <w:pPr>
        <w:ind w:left="720" w:hanging="720"/>
      </w:pPr>
      <w:r>
        <w:t xml:space="preserve">Roberts, D. R., Bahn, V., Ciuti, S., Boyce, M. S., Elith, J., Guillera-Arroita, G., Hauenstein, S., Lahoz-Monfort, J. J., Schröder, B., Thuiller, W., Warton, D. I., Wintle, B. A., Hartig, F., y Dormann, C. F. (2017). Cross-validation strategies for data with temporal, spatial, hierarchical, or phylogenetic structure. Ecography, 40(8), 913-929. https://doi.org/10.1111/ecog.02881</w:t>
      </w:r>
    </w:p>
    <w:p w:rsidR="006834F8" w:rsidRPr="00930053" w:rsidRDefault="00000000">
      <w:pPr>
        <w:ind w:left="720" w:hanging="720"/>
      </w:pPr>
      <w:r>
        <w:t xml:space="preserve">Rouse, J. W., Haas, R. H., Schell, J. A., y Deering, D. W. (1974). Monitoring vegetation systems in the Great Plains with ERTS. En Third Earth Resources Technology Satellite-1 Symposium (NASA SP-351, pp. 309-317). National Aeronautics and Space Administration.</w:t>
      </w:r>
    </w:p>
    <w:p w:rsidR="006834F8" w:rsidRPr="00930053" w:rsidRDefault="00000000">
      <w:pPr>
        <w:ind w:left="720" w:hanging="720"/>
      </w:pPr>
      <w:r>
        <w:t xml:space="preserve">Rudin, C. (2019). Stop explaining black box machine learning models for high stakes decisions and use interpretable models instead. Nature Machine Intelligence, 1(5), 206-215. https://doi.org/10.1038/s42256-019-0048-x</w:t>
      </w:r>
    </w:p>
    <w:p w:rsidR="006834F8" w:rsidRPr="00930053" w:rsidRDefault="00000000">
      <w:pPr>
        <w:ind w:left="720" w:hanging="720"/>
      </w:pPr>
      <w:r>
        <w:t xml:space="preserve">Sabo, F., Meroni, M., Waldner, F., y Rembold, F. (2023). Is deeper always better? Evaluating deep learning models for yield forecasting with small data. Environmental Monitoring and Assessment, 195, 1153. https://doi.org/10.1007/s10661-023-11609-8</w:t>
      </w:r>
    </w:p>
    <w:p w:rsidR="006834F8" w:rsidRPr="00930053" w:rsidRDefault="00000000">
      <w:pPr>
        <w:ind w:left="720" w:hanging="720"/>
      </w:pPr>
      <w:r>
        <w:lastRenderedPageBreak/>
        <w:t xml:space="preserve">Sesay, S., Yamaguchi, T., Kushino, S., Yoshikawa, Y., Adachi, S., y Katsura, K. (2026). Plant-level yield prediction of quinoa in field plots across growth stages using UAV-derived 3D structural and spectral features with machine learning. Smart Agricultural Technology, 13, 101940. https://doi.org/10.1016/j.atech.2026.101940</w:t>
      </w:r>
    </w:p>
    <w:p w:rsidR="006834F8" w:rsidRPr="00930053" w:rsidRDefault="00000000">
      <w:pPr>
        <w:ind w:left="720" w:hanging="720"/>
      </w:pPr>
      <w:r>
        <w:t xml:space="preserve">Shapley, L. S. (1953). A value for n-person games. En H. W. Kuhn y A. W. Tucker (Eds.), Contributions to the theory of games (Vol. 2, pp. 307-317). Princeton University Press.</w:t>
      </w:r>
    </w:p>
    <w:p w:rsidR="006834F8" w:rsidRPr="00930053" w:rsidRDefault="00000000">
      <w:pPr>
        <w:ind w:left="720" w:hanging="720"/>
      </w:pPr>
      <w:r>
        <w:t xml:space="preserve">Sosa-Zuniga, V., Brito, V., Fuentes, F., y Steinfort, U. (2017). Phenological growth stages of quinoa (Chenopodium quinoa) based on the BBCH scale. Annals of Applied Biology, 171(1), 117-124. https://doi.org/10.1111/aab.12358</w:t>
      </w:r>
    </w:p>
    <w:p w:rsidR="006834F8" w:rsidRPr="00930053" w:rsidRDefault="00000000">
      <w:pPr>
        <w:ind w:left="720" w:hanging="720"/>
      </w:pPr>
      <w:r>
        <w:t xml:space="preserve">Srivastava, A. K., Safaei, N., Khaki, S., Lopez, G., Zeng, W., Ewert, F., Gaiser, T., y Rahimi, J. (2022). Winter wheat yield prediction using convolutional neural networks from environmental and phenological data. Scientific Reports, 12(1), 3215. https://doi.org/10.1038/s41598-022-06249-w</w:t>
      </w:r>
    </w:p>
    <w:p w:rsidR="006834F8" w:rsidRPr="00930053" w:rsidRDefault="00000000">
      <w:pPr>
        <w:ind w:left="720" w:hanging="720"/>
      </w:pPr>
      <w:r>
        <w:t xml:space="preserve">Studer, S., Bui, T. B., Drescher, C., Hanuschkin, A., Winkler, L., Peters, S., y Müller, K.-R. (2021). Towards CRISP-ML(Q): A machine learning process model with quality assurance methodology. Machine Learning and Knowledge Extraction, 3(2), 392-413. https://doi.org/10.3390/make3020020</w:t>
      </w:r>
    </w:p>
    <w:p w:rsidR="006834F8" w:rsidRPr="00930053" w:rsidRDefault="00000000">
      <w:pPr>
        <w:ind w:left="720" w:hanging="720"/>
      </w:pPr>
      <w:r>
        <w:t xml:space="preserve">Sánchez-Monje, I. M., Olave, J., Solar, V. A., y Albornoz, F. (2024). Potential effects on the quinoa cultivation yield based on different hydric scenarios of the Chilean Altiplano. Horticulturae, 10(12), 1378. https://doi.org/10.3390/horticulturae10121378</w:t>
      </w:r>
    </w:p>
    <w:p w:rsidR="006834F8" w:rsidRPr="00930053" w:rsidRDefault="00000000">
      <w:pPr>
        <w:ind w:hanging="720"/>
      </w:pPr>
      <w:r>
        <w:rPr>
          <w:sz w:val="20"/>
        </w:rPr>
        <w:t>Supo Condori, J. A., y Zacarías, H. (2024). Metodología de la investigación científica: Niveles de investigación (4.ª ed.). Bioestadístico EEDU EIRL.</w:t>
      </w:r>
    </w:p>
    <w:p w:rsidR="006834F8" w:rsidRPr="00930053" w:rsidRDefault="00000000">
      <w:pPr>
        <w:ind w:left="720" w:hanging="720"/>
      </w:pPr>
      <w:r>
        <w:t xml:space="preserve">Tuesta-Trauco, K. M., Medina-Medina, A. J., Zabaleta-Santisteban, J. A., Rivera-Fernandez, A. S., Sánchez-Vega, J. A., Silva-Melendez, T. B., Grandez-Alberca, M. A., Portocarrero, C., Salas López, R., Juarez-Contreras, L., Pizarro, S., Oliva Cruz, M., y Barboza, E. (2026). Zoning of agroclimatic and productive areas for quinoa (Chenopodium quinoa Willd.) in Peru: An integration of F-AHP, TOPSIS, and GIS. Scientific Reports, 16, 16346. https://doi.org/10.1038/s41598-026-46995-9</w:t>
      </w:r>
    </w:p>
    <w:p w:rsidR="006834F8" w:rsidRPr="00930053" w:rsidRDefault="00000000">
      <w:pPr>
        <w:ind w:left="720" w:hanging="720"/>
      </w:pPr>
      <w:r>
        <w:t xml:space="preserve">van Klompenburg, T., Kassahun, A., y Catal, C. (2020). Crop yield prediction using machine learning: A systematic literature review. Computers and Electronics in Agriculture, 177, 105709. https://doi.org/10.1016/j.compag.2020.105709</w:t>
      </w:r>
    </w:p>
    <w:p w:rsidR="006834F8" w:rsidRPr="00930053" w:rsidRDefault="00000000">
      <w:pPr>
        <w:ind w:left="720" w:hanging="720"/>
      </w:pPr>
      <w:r>
        <w:t xml:space="preserve">Vásquez, S. C., del Pozo, A., Castillo, D., Matus, I., Gómez-Pando, L., Zamudio-Ayala, D., Mignone, C. M., Bertero, H. D., y Calderini, D. F. (2024). The critical period for yield and grain protein determination in quinoa (Chenopodium quinoa Willd.). Field Crops Research, 306, 109207. https://doi.org/10.1016/j.fcr.2023.109207</w:t>
      </w:r>
    </w:p>
    <w:p w:rsidR="006834F8" w:rsidRPr="00930053" w:rsidRDefault="00000000">
      <w:pPr>
        <w:ind w:left="720" w:hanging="720"/>
      </w:pPr>
      <w:r>
        <w:lastRenderedPageBreak/>
        <w:t xml:space="preserve">Wohlin, C., Runeson, P., Höst, M., Ohlsson, M. C., Regnell, B., y Wesslén, A. (2012). Experimentation in software engineering. Springer. https://doi.org/10.1007/978-3-642-29044-2</w:t>
      </w:r>
    </w:p>
    <w:p w:rsidR="006834F8" w:rsidRPr="00930053" w:rsidRDefault="00000000">
      <w:pPr>
        <w:ind w:left="720" w:hanging="720"/>
      </w:pPr>
      <w:r>
        <w:t xml:space="preserve">Zhang, L., Li, C., Wu, X., Xiang, H., Jiao, Y., y Chai, H. (2024). BO-CNN-BiLSTM deep learning model integrating multisource remote sensing data for improving winter wheat yield estimation. Frontiers in Plant Science, 15, 1500499. https://doi.org/10.3389/fpls.2024.1500499</w:t>
        <w:br w:type="page"/>
      </w:r>
    </w:p>
    <w:p w:rsidR="002818DA" w:rsidRPr="00930053" w:rsidRDefault="002818DA">
      <w:pPr>
        <w:pStyle w:val="Ttulo1"/>
        <w:spacing w:before="0"/>
        <w:rPr>
          <w:sz w:val="24"/>
          <w:szCs w:val="24"/>
        </w:rPr>
        <w:sectPr w:rsidR="002818DA" w:rsidRPr="00930053" w:rsidSect="00082505">
          <w:footerReference w:type="even" r:id="rId12"/>
          <w:footerReference w:type="default" r:id="rId13"/>
          <w:footerReference w:type="first" r:id="rId14"/>
          <w:pgSz w:w="11906" w:h="16838"/>
          <w:pgMar w:top="1134" w:right="1134" w:bottom="1134" w:left="1134" w:header="0" w:footer="709" w:gutter="0"/>
          <w:cols w:space="720"/>
          <w:formProt w:val="0"/>
          <w:docGrid w:linePitch="360"/>
        </w:sectPr>
      </w:pPr>
      <w:bookmarkStart w:id="116" w:name="_Toc236500912"/>
    </w:p>
    <w:p w:rsidR="006834F8" w:rsidRPr="00930053" w:rsidRDefault="00000000">
      <w:pPr>
        <w:pStyle w:val="Ttulo1"/>
        <w:spacing w:before="0"/>
      </w:pPr>
      <w:bookmarkStart w:id="117" w:name="_Toc236574119"/>
      <w:r>
        <w:rPr>
          <w:sz w:val="24"/>
          <w:szCs w:val="24"/>
        </w:rPr>
        <w:lastRenderedPageBreak/>
        <w:t>ANEXOS</w:t>
      </w:r>
      <w:bookmarkEnd w:id="116"/>
      <w:bookmarkEnd w:id="117"/>
    </w:p>
    <w:p w:rsidR="006834F8" w:rsidRPr="00930053" w:rsidRDefault="00000000">
      <w:pPr>
        <w:pStyle w:val="Ttulo2"/>
      </w:pPr>
      <w:bookmarkStart w:id="118" w:name="_Toc236500913"/>
      <w:bookmarkStart w:id="119" w:name="_Toc236574120"/>
      <w:r>
        <w:rPr>
          <w:sz w:val="24"/>
          <w:szCs w:val="24"/>
        </w:rPr>
        <w:t>Anexo 01. Operacionalización de las variables</w:t>
      </w:r>
      <w:bookmarkEnd w:id="118"/>
      <w:bookmarkEnd w:id="119"/>
    </w:p>
    <w:tbl>
      <w:tblPr>
        <w:tblStyle w:val="Tablaconcuadrcula1clara"/>
        <w:tblW w:w="14560" w:type="dxa"/>
        <w:tblLayout w:type="fixed"/>
        <w:tblLook w:val="04A0" w:firstRow="1" w:lastRow="0" w:firstColumn="1" w:lastColumn="0" w:noHBand="0" w:noVBand="1"/>
      </w:tblPr>
      <w:tblGrid>
        <w:gridCol w:w="1732"/>
        <w:gridCol w:w="3194"/>
        <w:gridCol w:w="3381"/>
        <w:gridCol w:w="1686"/>
        <w:gridCol w:w="2340"/>
        <w:gridCol w:w="2227"/>
      </w:tblGrid>
      <w:tr w:rsidR="006834F8" w:rsidRPr="00930053" w:rsidTr="006834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1" w:type="dxa"/>
            <w:tcBorders>
              <w:bottom w:val="single" w:sz="12" w:space="0" w:color="666666"/>
            </w:tcBorders>
          </w:tcPr>
          <w:p w:rsidR="006834F8" w:rsidRPr="00930053" w:rsidRDefault="00000000">
            <w:pPr>
              <w:spacing w:before="100" w:after="200"/>
              <w:rPr>
                <w:sz w:val="20"/>
                <w:szCs w:val="20"/>
              </w:rPr>
            </w:pPr>
            <w:r>
              <w:rPr>
                <w:sz w:val="20"/>
                <w:szCs w:val="20"/>
              </w:rPr>
              <w:t>Variable</w:t>
            </w:r>
          </w:p>
        </w:tc>
        <w:tc>
          <w:tcPr>
            <w:tcW w:w="3194"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Definición conceptual</w:t>
            </w:r>
          </w:p>
        </w:tc>
        <w:tc>
          <w:tcPr>
            <w:tcW w:w="3381"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Definición operacional</w:t>
            </w:r>
          </w:p>
        </w:tc>
        <w:tc>
          <w:tcPr>
            <w:tcW w:w="1686"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Dimensión</w:t>
            </w:r>
          </w:p>
        </w:tc>
        <w:tc>
          <w:tcPr>
            <w:tcW w:w="2340"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Indicadores</w:t>
            </w:r>
          </w:p>
        </w:tc>
        <w:tc>
          <w:tcPr>
            <w:tcW w:w="2227"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Escala</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val="restart"/>
          </w:tcPr>
          <w:p w:rsidR="006834F8" w:rsidRPr="00930053" w:rsidRDefault="00000000">
            <w:pPr>
              <w:spacing w:before="100" w:after="200"/>
              <w:rPr>
                <w:sz w:val="20"/>
                <w:szCs w:val="20"/>
              </w:rPr>
            </w:pPr>
            <w:r>
              <w:rPr>
                <w:sz w:val="20"/>
                <w:szCs w:val="20"/>
              </w:rPr>
              <w:t xml:space="preserve">Variable independiente (X): Modelo CNN-1D interpretable con SHAP</w:t>
            </w:r>
          </w:p>
        </w:tc>
        <w:tc>
          <w:tcPr>
            <w:tcW w:w="3194"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Modelo de predicción del rendimiento que emplea operaciones de convolución unidimensional para capturar las dependencias temporales de las variables de entrada y utiliza SHAP como método posterior para explicar la contribución de cada característica en las predicciones generadas (Srivastava et al., 2022).</w:t>
            </w:r>
          </w:p>
        </w:tc>
        <w:tc>
          <w:tcPr>
            <w:tcW w:w="3381"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Se implementará en Python un modelo CNN-1D y, sobre el modelo ya ajustado, un procedimiento de explicación SHAP que no interviene en el entrenamiento. La CNN-1D procesará, para cada provincia-campaña, series temporales de seis variables (precipitación, temperaturas máxima y mínima, radiación solar, NDVI medio y NDVI máximo) agregadas en cinco fases fenológicas BBCH (estructura V × T = 6 × 5), con la altitud media de la superficie agrícola y la proporción de superficie con quinua como covariables concatenadas después del bloque convolucional. Posteriormente, SHAP, en la variante preespecificada, calculará la contribución de cada predictor y paso temporal a las predicciones generadas en las campañas externas.</w:t>
            </w: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X1. Modelado temporal mediante CNN-1D</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Estructura temporal de entrada V × T implementada (6 variables × 5 fases).</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Operación convolucional 1D aplicada sobre el eje temporal.</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Campo receptivo temporal del modelo.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Porcentaje de observaciones para las que se genera una predicción válida.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Reproducibilidad de la ejecución con configuración y semillas registradas.</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Nominal dicotómica: implementado/no implementado.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Nominal dicotómica: aplicado/no aplicado.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número de pasos temporales del campo receptivo.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porcentaje de predicciones válidas.</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porcentaje de ejecuciones reproducibles.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tcPr>
          <w:p w:rsidR="006834F8" w:rsidRPr="00930053" w:rsidRDefault="006834F8">
            <w:pPr>
              <w:spacing w:before="100" w:after="200"/>
              <w:rPr>
                <w:sz w:val="20"/>
                <w:szCs w:val="20"/>
              </w:rPr>
            </w:pPr>
          </w:p>
        </w:tc>
        <w:tc>
          <w:tcPr>
            <w:tcW w:w="3194"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3381"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X2. Explicabilidad mediante SHAP</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Porcentaje de predicciones con explicación SHAP generada.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Valor SHAP por predictor, observación y paso </w:t>
              <w:lastRenderedPageBreak/>
              <w:t>temporal.</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Valor SHAP absoluto medio por predictor.</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Ordenamiento de los predictores según su contribución.</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Identificación de los pasos temporales de mayor contribución.</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Razón: porcentaje de predicciones explicadas.</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Intervalo: valor SHAP positivo o negativo.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Cuantitativa </w:t>
              <w:lastRenderedPageBreak/>
              <w:t>continua no negativa: valor SHAP absoluto medio.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Ordinal: posición en el orden de importancia.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Ordinal: posición temporal de la contribución.</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val="restart"/>
          </w:tcPr>
          <w:p w:rsidR="006834F8" w:rsidRPr="00930053" w:rsidRDefault="00000000">
            <w:pPr>
              <w:spacing w:before="100" w:after="200"/>
              <w:rPr>
                <w:sz w:val="20"/>
                <w:szCs w:val="20"/>
              </w:rPr>
            </w:pPr>
            <w:r>
              <w:rPr>
                <w:sz w:val="20"/>
                <w:szCs w:val="20"/>
              </w:rPr>
              <w:t>Variable dependiente (Y): Predicción del rendimiento de quinua</w:t>
            </w:r>
          </w:p>
        </w:tc>
        <w:tc>
          <w:tcPr>
            <w:tcW w:w="3194"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La predicción del rendimiento mediante inteligencia artificial no debe evaluarse únicamente por su capacidad de ajuste, porque un modelo puede predecir adecuadamente a partir de relaciones incorrectas; por ello, su evaluación debe considerar tanto el desempeño predictivo como la interpretación de las relaciones aprendidas por el modelo (Hu et al., 2023).</w:t>
            </w:r>
          </w:p>
        </w:tc>
        <w:tc>
          <w:tcPr>
            <w:tcW w:w="3381" w:type="dxa"/>
            <w:vMerge w:val="restart"/>
          </w:tcPr>
          <w:p w:rsidR="006834F8" w:rsidRPr="0093005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Se comparará el rendimiento observado con el predicho en campañas externas y se evaluarán las explicaciones generadas en esas mismas observaciones mediante estabilidad entre campañas, fidelidad por oclusión y concordancia agronómica con las fases críticas preespecificadas.</w:t>
            </w: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Y1. Exactitud predictiva</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Raíz del error cuadrático medio global RMSE.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Error absoluto medio MAE.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RMSE relativo rRMSE.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Coeficiente de determinación externo R². Ganancia de habilidad predictiva SS frente a la línea base B* (exploratoria).</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RMSE en kg/ha.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MAE en kg/ha.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Razón: rRMSE en porcentaje.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Índice cuantitativo continuo y adimensional: R² y SS.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tcPr>
          <w:p w:rsidR="006834F8" w:rsidRPr="00930053" w:rsidRDefault="006834F8">
            <w:pPr>
              <w:spacing w:before="100" w:after="200"/>
              <w:rPr>
                <w:sz w:val="20"/>
                <w:szCs w:val="20"/>
              </w:rPr>
            </w:pPr>
          </w:p>
        </w:tc>
        <w:tc>
          <w:tcPr>
            <w:tcW w:w="3194"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3381"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Y2. Interpretabilidad de la predicción</w:t>
            </w:r>
          </w:p>
        </w:tc>
        <w:tc>
          <w:tcPr>
            <w:tcW w:w="234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Concordancia del ordenamiento de importancia entre campañas externas </w:t>
            </w:r>
            <w:del w:id="9071" w:author="Claude (propuesta de coherencia)" w:date="2026-10-17T12:00:00Z">
              <w:r>
                <w:rPr>
                  <w:sz w:val="20"/>
                  <w:szCs w:val="20"/>
                </w:rPr>
                <w:delText>(W de Kendall y su valor p de permutación)</w:delText>
              </w:r>
            </w:del>
            <w:ins w:id="9072" w:author="Claude (propuesta de coherencia)" w:date="2026-10-17T12:00:00Z">
              <w:r>
                <w:rPr>
                  <w:sz w:val="20"/>
                  <w:szCs w:val="20"/>
                </w:rPr>
                <w:t>(W de Kendall)</w:t>
              </w:r>
            </w:ins>
            <w:r>
              <w:rPr>
                <w:sz w:val="20"/>
                <w:szCs w:val="20"/>
              </w:rPr>
              <w:t>.</w:t>
              <w:br/>
              <w:t xml:space="preserve">Estabilidad corregida por azar de las tres fases principales entre campañas.</w:t>
              <w:br/>
              <w:t xml:space="preserve">Aumento del RMSE al ocluir cada fase fenológica.</w:t>
              <w:br/>
              <w:t xml:space="preserve">Rango de la fase de mayor contribución entre las cinco fases ocluidas.</w:t>
              <w:br/>
              <w:t>Coincidencia de la fase de máxima contribución con el conjunto agronómico preespecificado.</w:t>
            </w:r>
          </w:p>
        </w:tc>
        <w:tc>
          <w:tcPr>
            <w:tcW w:w="222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Índice continuo de 0 a 1: W de Kendall.</w:t>
              <w:br/>
              <w:t xml:space="preserve">Índice continuo: estabilidad de las fases principales corregida por azar.</w:t>
              <w:br/>
              <w:t xml:space="preserve">Razón: aumento del RMSE.</w:t>
              <w:br/>
              <w:t xml:space="preserve">Ordinal: rango de 1 a 5.</w:t>
              <w:lastRenderedPageBreak/>
              <w:t xml:space="preserve"/>
              <w:br/>
              <w:t>Nominal dicotómica: coincide/no coincide.</w:t>
            </w:r>
          </w:p>
        </w:tc>
      </w:tr>
    </w:tbl>
    <w:p w:rsidR="002818DA" w:rsidRPr="00930053" w:rsidRDefault="002818DA" w:rsidP="002818DA">
      <w:bookmarkStart w:id="120" w:name="_Toc236500914"/>
      <w:r>
        <w:br w:type="page"/>
      </w:r>
    </w:p>
    <w:p w:rsidR="006834F8" w:rsidRPr="00930053" w:rsidRDefault="00000000">
      <w:pPr>
        <w:pStyle w:val="Ttulo2"/>
        <w:rPr>
          <w:sz w:val="24"/>
          <w:szCs w:val="24"/>
        </w:rPr>
      </w:pPr>
      <w:bookmarkStart w:id="121" w:name="_Toc236574121"/>
      <w:r>
        <w:rPr>
          <w:sz w:val="24"/>
          <w:szCs w:val="24"/>
        </w:rPr>
        <w:lastRenderedPageBreak/>
        <w:t>Anexo 02. Matriz de consistencia</w:t>
      </w:r>
      <w:bookmarkEnd w:id="120"/>
      <w:bookmarkEnd w:id="121"/>
    </w:p>
    <w:p w:rsidR="006834F8" w:rsidRPr="00930053" w:rsidRDefault="00000000">
      <w:r>
        <w:t xml:space="preserve">Título: Modelo CNN-1D interpretable con SHAP para predecir el rendimiento de cosecha de quinua en la sierra peruana, 2026.</w:t>
      </w:r>
    </w:p>
    <w:tbl>
      <w:tblPr>
        <w:tblStyle w:val="Tablaconcuadrcula1clara"/>
        <w:tblW w:w="14560" w:type="dxa"/>
        <w:tblLayout w:type="fixed"/>
        <w:tblLook w:val="04A0" w:firstRow="1" w:lastRow="0" w:firstColumn="1" w:lastColumn="0" w:noHBand="0" w:noVBand="1"/>
      </w:tblPr>
      <w:tblGrid>
        <w:gridCol w:w="2961"/>
        <w:gridCol w:w="2944"/>
        <w:gridCol w:w="4090"/>
        <w:gridCol w:w="1817"/>
        <w:gridCol w:w="2748"/>
      </w:tblGrid>
      <w:tr w:rsidR="006834F8" w:rsidRPr="00930053" w:rsidTr="006834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61" w:type="dxa"/>
            <w:tcBorders>
              <w:bottom w:val="single" w:sz="12" w:space="0" w:color="666666"/>
            </w:tcBorders>
          </w:tcPr>
          <w:p w:rsidR="006834F8" w:rsidRPr="00930053" w:rsidRDefault="00000000">
            <w:pPr>
              <w:spacing w:after="0"/>
              <w:rPr>
                <w:sz w:val="20"/>
                <w:szCs w:val="20"/>
              </w:rPr>
            </w:pPr>
            <w:r>
              <w:rPr>
                <w:sz w:val="20"/>
                <w:szCs w:val="20"/>
              </w:rPr>
              <w:t>Problemas</w:t>
            </w:r>
          </w:p>
        </w:tc>
        <w:tc>
          <w:tcPr>
            <w:tcW w:w="2944"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Objetivos</w:t>
            </w:r>
          </w:p>
        </w:tc>
        <w:tc>
          <w:tcPr>
            <w:tcW w:w="4090"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Hipótesis</w:t>
            </w:r>
          </w:p>
        </w:tc>
        <w:tc>
          <w:tcPr>
            <w:tcW w:w="1817"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Variables y dimensiones</w:t>
            </w:r>
          </w:p>
        </w:tc>
        <w:tc>
          <w:tcPr>
            <w:tcW w:w="2748"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Metodología</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Pr>
                <w:sz w:val="20"/>
                <w:szCs w:val="20"/>
              </w:rPr>
              <w:t>Problema general</w:t>
            </w:r>
          </w:p>
          <w:p w:rsidR="006834F8" w:rsidRPr="00930053" w:rsidRDefault="00000000">
            <w:pPr>
              <w:spacing w:after="0"/>
              <w:rPr>
                <w:sz w:val="20"/>
                <w:szCs w:val="20"/>
              </w:rPr>
            </w:pPr>
            <w:del w:id="9073" w:author="Claude (propuesta de coherencia)" w:date="2026-10-17T12:00:00Z">
              <w:r>
                <w:rPr>
                  <w:sz w:val="20"/>
                  <w:szCs w:val="20"/>
                </w:rPr>
                <w:delText>¿En qué medida un modelo CNN-1D interpretable con SHAP permite predecir el rendimiento de quinua en la sierra peruana?</w:delText>
              </w:r>
            </w:del>
            <w:ins w:id="9074" w:author="Claude (propuesta de coherencia)" w:date="2026-10-17T12:00:00Z">
              <w:r>
                <w:rPr>
                  <w:sz w:val="20"/>
                  <w:szCs w:val="20"/>
                </w:rPr>
                <w:t>¿Un modelo CNN-1D interpretable con SHAP predice el rendimiento de quinua por provincia y campaña en la sierra peruana con una exactitud no inferior a la de XGBoost y la de la mejor línea base (B*), y con explicaciones concordantes con las fases críticas del cultivo?</w:t>
              </w:r>
            </w:ins>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Objetivo general</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del w:id="9075" w:author="Claude (propuesta de coherencia)" w:date="2026-10-17T12:00:00Z">
              <w:r>
                <w:rPr>
                  <w:sz w:val="20"/>
                  <w:szCs w:val="20"/>
                </w:rPr>
                <w:delText>Determinar en qué medida un modelo CNN-1D interpretable con SHAP permite predecir el rendimiento de quinua en la sierra peruana.</w:delText>
              </w:r>
            </w:del>
            <w:ins w:id="9076" w:author="Claude (propuesta de coherencia)" w:date="2026-10-17T12:00:00Z">
              <w:r>
                <w:rPr>
                  <w:sz w:val="20"/>
                  <w:szCs w:val="20"/>
                </w:rPr>
                <w:t>Evaluar si un modelo CNN-1D interpretable con SHAP permite predecir el rendimiento de quinua por provincia y campaña en la sierra peruana con una exactitud no inferior a la de XGBoost y la de la mejor línea base (B*), y con explicaciones SHAP concordantes con las fases críticas preespecificadas.</w:t>
              </w:r>
            </w:ins>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Hipótesis general</w:t>
              <w:br/>
            </w:r>
            <w:del w:id="9077" w:author="Claude (propuesta de coherencia)" w:date="2026-10-17T12:00:00Z">
              <w:r>
                <w:rPr>
                  <w:sz w:val="20"/>
                  <w:szCs w:val="20"/>
                </w:rPr>
                <w:delText>El modelo CNN-1D interpretable con SHAP permite predecir el rendimiento de quinua en la sierra peruana al alcanzar una exactitud predictiva no inferior a la de XGBoost y a la de la mejor línea base provincial, y al generar, mediante SHAP, explicaciones agronómicamente concordantes con las fases críticas preespecificadas para la quinua de secano, cuya fidelidad al comportamiento del modelo y cuya estabilidad entre campañas se evalúan como criterios secundarios.</w:delText>
              </w:r>
            </w:del>
            <w:ins w:id="9078" w:author="Claude (propuesta de coherencia)" w:date="2026-10-17T12:00:00Z">
              <w:r>
                <w:rPr>
                  <w:sz w:val="20"/>
                  <w:szCs w:val="20"/>
                </w:rPr>
                <w:t>El modelo CNN-1D interpretable con SHAP permite predecir el rendimiento de quinua por provincia y campaña en la sierra peruana: en el horizonte principal, su exactitud en las campañas externas no es inferior (margen relativo de 5 %) a la de XGBoost ni a la de la mejor línea base B*, y sus explicaciones SHAP son concordantes con las fases críticas preespecificadas (floración y llenado de grano). Se considera respaldada solo si se cumplen ambos criterios primarios (HE1a y HE2c); la fidelidad y la estabilidad son criterios secundarios y no compensan un incumplimiento.</w:t>
              </w:r>
            </w:ins>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Variable independiente: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X. Modelo CNN-1D interpretable con SHAP.</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Dimensiones:</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X1. Modelado temporal mediante CNN-1D.</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X2. Explicabilidad mediante SHAP.</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Variable dependiente: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 Predicción del rendimiento de quinua.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Dimensiones:</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Y1. Exactitud predictiva.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Y2. Interpretabilidad de la predicción.</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Enfoque:</w:t>
            </w:r>
            <w:r>
              <w:rPr>
                <w:sz w:val="20"/>
                <w:szCs w:val="20"/>
              </w:rPr>
              <w:t xml:space="preserve"> cuantitativo.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Tipo:</w:t>
            </w:r>
            <w:r>
              <w:rPr>
                <w:sz w:val="20"/>
                <w:szCs w:val="20"/>
              </w:rPr>
              <w:t xml:space="preserve"> aplicada.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Nivel:</w:t>
            </w:r>
            <w:r>
              <w:rPr>
                <w:sz w:val="20"/>
                <w:szCs w:val="20"/>
              </w:rPr>
              <w:t xml:space="preserve"> tecnológico.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Marco metodológico:</w:t>
            </w:r>
            <w:r>
              <w:rPr>
                <w:sz w:val="20"/>
                <w:szCs w:val="20"/>
              </w:rPr>
              <w:t xml:space="preserve"> investigación en ciencias del diseño.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Método:</w:t>
            </w:r>
            <w:r>
              <w:rPr>
                <w:sz w:val="20"/>
                <w:szCs w:val="20"/>
              </w:rPr>
              <w:t xml:space="preserve"> hipotético-deductivo.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Origen de los datos:</w:t>
            </w:r>
            <w:r>
              <w:rPr>
                <w:sz w:val="20"/>
                <w:szCs w:val="20"/>
              </w:rPr>
              <w:t xml:space="preserve"> secundario, observacional, longitudinal y retrospectivo.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Evaluación del artefacto:</w:t>
            </w:r>
            <w:r>
              <w:rPr>
                <w:sz w:val="20"/>
                <w:szCs w:val="20"/>
              </w:rPr>
              <w:t xml:space="preserve"> experimentación computacional comparativa.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Unidad de análisis:</w:t>
            </w:r>
            <w:r>
              <w:rPr>
                <w:sz w:val="20"/>
                <w:szCs w:val="20"/>
              </w:rPr>
              <w:t xml:space="preserve"> provincia-campaña.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Ámbito:</w:t>
            </w:r>
            <w:r>
              <w:rPr>
                <w:sz w:val="20"/>
                <w:szCs w:val="20"/>
              </w:rPr>
              <w:t xml:space="preserve"> provincias altoandinas productoras de quinua de los departamentos delimitados en el estudio.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 xml:space="preserve">Periodo: campañas agrícolas con año de cosecha 2016-2025 (periodo enmendado tras la auditoría de disponibilidad, hito H1).</w:t>
            </w:r>
            <w:r>
              <w:rPr>
                <w:sz w:val="20"/>
                <w:szCs w:val="20"/>
              </w:rPr>
              <w:t xml:space="preserve"/>
              <w:lastRenderedPageBreak/>
              <w:t xml:space="preserve"/>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Muestra:</w:t>
            </w:r>
            <w:r>
              <w:rPr>
                <w:sz w:val="20"/>
                <w:szCs w:val="20"/>
              </w:rPr>
              <w:t xml:space="preserve"> censo analítico.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Técnicas:</w:t>
            </w:r>
            <w:r>
              <w:rPr>
                <w:sz w:val="20"/>
                <w:szCs w:val="20"/>
              </w:rPr>
              <w:t xml:space="preserve"> análisis documental y experimentación computacional.</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Instrumentos:</w:t>
            </w:r>
            <w:r>
              <w:rPr>
                <w:sz w:val="20"/>
                <w:szCs w:val="20"/>
              </w:rPr>
              <w:t xml:space="preserve"> ficha de extracción de datos, protocolo experimental y ficha de registro de resultados.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Pr>
                <w:sz w:val="20"/>
                <w:szCs w:val="20"/>
              </w:rPr>
              <w:t>Problema específico 1</w:t>
            </w:r>
          </w:p>
          <w:p w:rsidR="006834F8" w:rsidRPr="00930053" w:rsidRDefault="00000000">
            <w:pPr>
              <w:spacing w:after="0"/>
              <w:rPr>
                <w:sz w:val="20"/>
                <w:szCs w:val="20"/>
              </w:rPr>
            </w:pPr>
            <w:del w:id="9079" w:author="Claude (propuesta de coherencia)" w:date="2026-10-17T12:00:00Z">
              <w:r>
                <w:rPr>
                  <w:sz w:val="20"/>
                  <w:szCs w:val="20"/>
                </w:rPr>
                <w:delText>¿En qué medida el modelado temporal mediante CNN-1D permite alcanzar exactitud predictiva en la estimación del rendimiento de quinua en la sierra peruana?</w:delText>
              </w:r>
            </w:del>
            <w:ins w:id="9080" w:author="Claude (propuesta de coherencia)" w:date="2026-10-17T12:00:00Z">
              <w:r>
                <w:rPr>
                  <w:sz w:val="20"/>
                  <w:szCs w:val="20"/>
                </w:rPr>
                <w:t>¿La exactitud predictiva del modelo CNN-1D en las campañas externas es no inferior, dentro de un margen relativo de 5 % en el RMSE, a la de XGBoost y a la de la mejor línea base B*, en el horizonte principal?</w:t>
              </w:r>
            </w:ins>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Objetivo específico 1</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del w:id="9081" w:author="Claude (propuesta de coherencia)" w:date="2026-10-17T12:00:00Z">
              <w:r>
                <w:rPr>
                  <w:sz w:val="20"/>
                  <w:szCs w:val="20"/>
                </w:rPr>
                <w:delText>Determinar la exactitud predictiva alcanzada mediante el modelado temporal con CNN-1D en la estimación del rendimiento de quinua en la sierra peruana.</w:delText>
              </w:r>
            </w:del>
            <w:ins w:id="9082" w:author="Claude (propuesta de coherencia)" w:date="2026-10-17T12:00:00Z">
              <w:r>
                <w:rPr>
                  <w:sz w:val="20"/>
                  <w:szCs w:val="20"/>
                </w:rPr>
                <w:t>Evaluar si la exactitud predictiva (RMSE, MAE, rRMSE y R²) del modelo CNN-1D es no inferior, dentro de un margen relativo de 5 % en el RMSE, a la de XGBoost y a la de la mejor línea base B*, en las campañas externas y en el horizonte principal.</w:t>
              </w:r>
            </w:ins>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Hipótesis específica 1</w:t>
              <w:br/>
            </w:r>
            <w:del w:id="9083" w:author="Claude (propuesta de coherencia)" w:date="2026-10-17T12:00:00Z">
              <w:r>
                <w:rPr>
                  <w:sz w:val="20"/>
                  <w:szCs w:val="20"/>
                </w:rPr>
                <w:delText>El modelado temporal mediante CNN-1D alcanza una exactitud predictiva no inferior a la de XGBoost ni a la de la mejor línea base provincial, dentro de un margen relativo preespecificado de 5 %, en la predicción del rendimiento de quinua. Como análisis exploratorio se estima la ganancia de habilidad predictiva sobre dicha línea base.</w:delText>
              </w:r>
            </w:del>
            <w:ins w:id="9084" w:author="Claude (propuesta de coherencia)" w:date="2026-10-17T12:00:00Z">
              <w:r>
                <w:rPr>
                  <w:sz w:val="20"/>
                  <w:szCs w:val="20"/>
                </w:rPr>
                <w:t>En el horizonte principal, el modelado temporal mediante CNN-1D alcanza una exactitud predictiva no inferior a la de XGBoost ni a la de la mejor línea base B*, dentro de un margen relativo preespecificado de 5 %. Como análisis exploratorio se estima la ganancia de habilidad predictiva sobre B*.</w:t>
              </w:r>
            </w:ins>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Dimensión de X:</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X1. Modelado temporal mediante CNN-1D.</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Dimensión de Y:</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Y1. Exactitud predictiva.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Indicadores de Y1:</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RMSE.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MAE.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rRMSE.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R².</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Comparación confirmatoria: CNN-1D frente a XGBoost y a la mejor línea base provincial B* (B2 o B4).</w:t>
              <w:br/>
              <w:t>Validación: campañas externas mediante origen móvil.</w:t>
              <w:br/>
              <w:t>Métrica principal: RMSE.</w:t>
              <w:br/>
              <w:t xml:space="preserve">Métricas complementarias: MAE, rRMSE y R².</w:t>
              <w:br/>
              <w:t xml:space="preserve">Decisión: regla exacta de signos (diferencia relativa menor que 5 % en todas las campañas); </w:t>
            </w:r>
            <w:del w:id="9091" w:author="Claude (propuesta de coherencia)" w:date="2026-10-17T12:00:00Z">
              <w:r>
                <w:rPr>
                  <w:sz w:val="20"/>
                  <w:szCs w:val="20"/>
                </w:rPr>
                <w:delText>Wilcoxon pareado y equivalencia práctica bayesiana de apoyo;</w:delText>
              </w:r>
            </w:del>
            <w:ins w:id="9092" w:author="Claude (propuesta de coherencia)" w:date="2026-10-17T12:00:00Z">
              <w:r>
                <w:rPr>
                  <w:sz w:val="20"/>
                  <w:szCs w:val="20"/>
                </w:rPr>
                <w:t>mediana de q y rango por campaña como apoyo descriptivo;</w:t>
              </w:r>
            </w:ins>
            <w:r>
              <w:rPr>
                <w:sz w:val="20"/>
                <w:szCs w:val="20"/>
              </w:rPr>
              <w:t xml:space="preserve"> ganancia de habilidad SS exploratoria.</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Pr>
                <w:sz w:val="20"/>
                <w:szCs w:val="20"/>
              </w:rPr>
              <w:t>Problema específico 2</w:t>
            </w:r>
          </w:p>
          <w:p w:rsidR="006834F8" w:rsidRPr="00930053" w:rsidRDefault="00000000">
            <w:pPr>
              <w:spacing w:after="0"/>
              <w:rPr>
                <w:sz w:val="20"/>
                <w:szCs w:val="20"/>
              </w:rPr>
            </w:pPr>
            <w:del w:id="9085" w:author="Claude (propuesta de coherencia)" w:date="2026-10-17T12:00:00Z">
              <w:r>
                <w:rPr>
                  <w:sz w:val="20"/>
                  <w:szCs w:val="20"/>
                </w:rPr>
                <w:delText>¿En qué medida la explicabilidad mediante SHAP permite interpretar las predicciones del rendimiento de quinua generadas por el modelo CNN-1D en la sierra peruana?</w:delText>
              </w:r>
            </w:del>
            <w:ins w:id="9086" w:author="Claude (propuesta de coherencia)" w:date="2026-10-17T12:00:00Z">
              <w:r>
                <w:rPr>
                  <w:sz w:val="20"/>
                  <w:szCs w:val="20"/>
                </w:rPr>
                <w:t>¿Son las explicaciones SHAP de las predicciones del CNN-1D concordantes con las fases críticas preespecificadas del cultivo y, como criterios secundarios, fieles al comportamiento del modelo y estables entre campañas?</w:t>
              </w:r>
            </w:ins>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lastRenderedPageBreak/>
              <w:t>Objetivo específico 2</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del w:id="9087" w:author="Claude (propuesta de coherencia)" w:date="2026-10-17T12:00:00Z">
              <w:r>
                <w:rPr>
                  <w:sz w:val="20"/>
                  <w:szCs w:val="20"/>
                </w:rPr>
                <w:delText>Determinar la interpretabilidad de las predicciones del rendimiento de quinua mediante las explicaciones SHAP generadas por el modelo CNN-1D en la sierra peruana.</w:delText>
              </w:r>
            </w:del>
            <w:ins w:id="9088" w:author="Claude (propuesta de coherencia)" w:date="2026-10-17T12:00:00Z">
              <w:r>
                <w:rPr>
                  <w:sz w:val="20"/>
                  <w:szCs w:val="20"/>
                </w:rPr>
                <w:t>Evaluar la interpretabilidad de las predicciones del CNN-1D mediante la concordancia agronómica de las explicaciones SHAP con las fases críticas preespecificadas (criterio primario), y su fidelidad por oclusión y su estabilidad entre campañas (criterios secundarios).</w:t>
              </w:r>
            </w:ins>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Hipótesis específica 2</w:t>
              <w:br/>
            </w:r>
            <w:del w:id="9089" w:author="Claude (propuesta de coherencia)" w:date="2026-10-17T12:00:00Z">
              <w:r>
                <w:rPr>
                  <w:sz w:val="20"/>
                  <w:szCs w:val="20"/>
                </w:rPr>
                <w:delText>La explicabilidad mediante SHAP genera interpretaciones de las predicciones del rendimiento de quinua que son concordantes con las fases fenológicas críticas preespecificadas para la quinua de secano; su fidelidad al comportamiento del modelo y su estabilidad entre campañas se evalúan como criterios secundarios.</w:delText>
              </w:r>
            </w:del>
            <w:ins w:id="9090" w:author="Claude (propuesta de coherencia)" w:date="2026-10-17T12:00:00Z">
              <w:r>
                <w:rPr>
                  <w:sz w:val="20"/>
                  <w:szCs w:val="20"/>
                </w:rPr>
                <w:t>La explicabilidad mediante SHAP genera interpretaciones del rendimiento de quinua concordantes con las fases fenológicas críticas preespecificadas (criterio primario); su fidelidad al comportamiento del modelo y su estabilidad entre campañas se evalúan como criterios secundarios.</w:t>
              </w:r>
            </w:ins>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Dimensión de X:</w:t>
              <w:br/>
              <w:t xml:space="preserve">X2. Explicabilidad mediante SHAP.</w:t>
              <w:br/>
              <w:lastRenderedPageBreak/>
              <w:t>Dimensión de Y:</w:t>
              <w:br/>
              <w:t>Y2. Interpretabilidad de la predicción.</w:t>
              <w:br/>
              <w:t>Indicadores de Y2:</w:t>
              <w:br/>
              <w:t>• W de Kendall.</w:t>
              <w:br/>
              <w:t xml:space="preserve">• Estabilidad de fases principales corregida por azar.</w:t>
              <w:br/>
              <w:t xml:space="preserve">• Aumento del RMSE por oclusión de cada fase.</w:t>
              <w:br/>
              <w:t xml:space="preserve">• Rango de la fase de mayor contribución.</w:t>
              <w:br/>
              <w:t>• Coincidencia de la fase máxima.</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SHAP en observaciones externas de prueba.</w:t>
              <w:br/>
              <w:t xml:space="preserve">Estabilidad (secundaria): W de Kendall y estabilidad corregida por azar, </w:t>
            </w:r>
            <w:del w:id="9093" w:author="Claude (propuesta de coherencia)" w:date="2026-10-17T12:00:00Z">
              <w:r>
                <w:rPr>
                  <w:sz w:val="20"/>
                  <w:szCs w:val="20"/>
                </w:rPr>
                <w:delText xml:space="preserve">con prueba de permutación; </w:delText>
              </w:r>
            </w:del>
            <w:ins w:id="9094" w:author="Claude (propuesta de coherencia)" w:date="2026-10-17T12:00:00Z">
              <w:r>
                <w:rPr>
                  <w:sz w:val="20"/>
                  <w:szCs w:val="20"/>
                </w:rPr>
                <w:t xml:space="preserve">como cifras descriptivas, sin valor p; </w:t>
              </w:r>
            </w:ins>
            <w:r>
              <w:rPr>
                <w:sz w:val="20"/>
                <w:szCs w:val="20"/>
              </w:rPr>
              <w:t>W ≥ 0,70 y J ≥ 0,50 solo descriptivos.</w:t>
              <w:br/>
              <w:t xml:space="preserve">Fidelidad (secundaria): oclusión de cada fase y rango de la de mayor contribución.</w:t>
              <w:br/>
              <w:t xml:space="preserve">Concordancia (primaria): fase máxima en floración o llenado de grano para el horizonte principal; binomial exacta.</w:t>
              <w:br/>
            </w:r>
            <w:del w:id="9095" w:author="Claude (propuesta de coherencia)" w:date="2026-10-17T12:00:00Z">
              <w:r>
                <w:rPr>
                  <w:sz w:val="20"/>
                  <w:szCs w:val="20"/>
                </w:rPr>
                <w:delText>Análisis: valores p exactos o de permutación y corrección de Holm en la familia de contrastes secundarios de HE2.</w:delText>
              </w:r>
            </w:del>
            <w:ins w:id="9096" w:author="Claude (propuesta de coherencia)" w:date="2026-10-17T12:00:00Z">
              <w:r>
                <w:rPr>
                  <w:sz w:val="20"/>
                  <w:szCs w:val="20"/>
                </w:rPr>
                <w:t>Análisis: valor p exacto solo para la concordancia; estabilidad y fidelidad como cifras descriptivas, sin corrección de Holm.</w:t>
              </w:r>
            </w:ins>
          </w:p>
        </w:tc>
      </w:tr>
    </w:tbl>
    <w:p w:rsidR="006834F8" w:rsidRPr="00930053" w:rsidRDefault="006834F8">
      <w:pPr>
        <w:spacing w:before="100" w:after="200"/>
      </w:pPr>
    </w:p>
    <w:p w:rsidR="006834F8" w:rsidRPr="00930053" w:rsidRDefault="00000000">
      <w:r>
        <w:br w:type="page"/>
      </w:r>
    </w:p>
    <w:p w:rsidR="006834F8" w:rsidRPr="00930053" w:rsidRDefault="00000000">
      <w:pPr>
        <w:pStyle w:val="Ttulo2"/>
        <w:spacing w:before="0"/>
      </w:pPr>
      <w:bookmarkStart w:id="122" w:name="_Toc236574122"/>
      <w:r>
        <w:lastRenderedPageBreak/>
        <w:t>Anexo 03. Matriz de antecedentes Q1-Q2 (2022-2026)</w:t>
      </w:r>
      <w:bookmarkEnd w:id="122"/>
    </w:p>
    <w:tbl>
      <w:tblPr>
        <w:tblStyle w:val="Tablanormal2"/>
        <w:tblW w:w="14535" w:type="dxa"/>
        <w:tblLayout w:type="fixed"/>
        <w:tblLook w:val="0000" w:firstRow="0" w:lastRow="0" w:firstColumn="0" w:lastColumn="0" w:noHBand="0" w:noVBand="0"/>
      </w:tblPr>
      <w:tblGrid>
        <w:gridCol w:w="1870"/>
        <w:gridCol w:w="1351"/>
        <w:gridCol w:w="1557"/>
        <w:gridCol w:w="1556"/>
        <w:gridCol w:w="1974"/>
        <w:gridCol w:w="1558"/>
        <w:gridCol w:w="1452"/>
        <w:gridCol w:w="3217"/>
      </w:tblGrid>
      <w:tr w:rsidR="006834F8" w:rsidRPr="00930053" w:rsidTr="002818DA">
        <w:trPr>
          <w:cnfStyle w:val="000000100000" w:firstRow="0" w:lastRow="0" w:firstColumn="0" w:lastColumn="0" w:oddVBand="0" w:evenVBand="0" w:oddHBand="1" w:evenHBand="0" w:firstRowFirstColumn="0" w:firstRowLastColumn="0" w:lastRowFirstColumn="0" w:lastRowLastColumn="0"/>
          <w:trHeight w:val="25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Estudio</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Cultivo y ámbito</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Unidad y periodo</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Entradas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Modelo y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Validación</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Desempeño</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Aporte al presente estudio</w:t>
            </w:r>
          </w:p>
        </w:tc>
      </w:tr>
      <w:tr w:rsidR="006834F8" w:rsidRPr="00930053" w:rsidTr="002818DA">
        <w:trPr>
          <w:trHeight w:val="94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 xml:space="preserve">Srivastava et al. (2022)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Trigo de invierno, Alemania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271 condados; 1999-2019</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Clima, suelo y fenología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CNN-1D + SHAP; ocho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Prueba temporal 2017-2019</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RMSE 7-14 % menor que el mejor comparador</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Antecedente metodológico directo para CNN-1D, validación temporal y SHAP.</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767"/>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Sabo et al. (2023) - Q2</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Trigo y cebada, Argelia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Provincias; 2002-2018</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NDVI y clima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 xml:space="preserve">CNN-1D/2D vs. ML y benchmarks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 xml:space="preserve">Hindcast y validación cruzada</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 xml:space="preserve">ML y benchmarks superaron a DL</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Sustenta parsimonia, comparación justa y cautela con datos escasos.</w:t>
            </w:r>
          </w:p>
        </w:tc>
      </w:tr>
      <w:tr w:rsidR="006834F8" w:rsidRPr="00930053" w:rsidTr="002818DA">
        <w:trPr>
          <w:trHeight w:val="779"/>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 xml:space="preserve">Hu et al. (2023)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Maíz,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Simulación y datos observados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Clima y rendimiento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Modelo bayesiano vs. cajas negras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Experimentos simulados y caso real</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Predecir bien no garantizó recuperar relaciones verdaderas</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 xml:space="preserve">Separa capacidad predictiva y explicativa; cuestiona detrending en dos etapas.</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59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 xml:space="preserve">Paudel et al. (2023)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Cultivos, Europa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Pronósticos regionales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Series agroclimáticas y productivas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LSTM, CNN-1D y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Evaluación regional y expertos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Plausibilidad dependió de exactitud y representación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Fundamenta evaluación de explicaciones con conocimiento experto.</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 xml:space="preserve">Joshi et al. (2024)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Trigo,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Zonas climáticas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Clima y series satelitales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 xml:space="preserve">BiLSTM y transferencia</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Transferencia entre zonas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Reducción de MAE de 9-28 %</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Evidencia sobre datos limitados y generalización territorial.</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lastRenderedPageBreak/>
              <w:t xml:space="preserve">Joshi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Trigo,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Condados; 2008-2021</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EVI y clima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 xml:space="preserve">LSTM/CNN-1D/BiLSTM + SHAP/LIME/IG</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Prueba por años y ubicaciones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 xml:space="preserve">BiLSTM con R² hasta 0,88</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Respalda evaluación separada de exactitud y explicación.</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 xml:space="preserve">Ashfaq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Trigo, Pakistán</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Distritos; 2017-2022</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Satélite, clima y suelo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CNN/RNN/ANN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Dejar un año fuera</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CNN R² = 0,77; un mes antes</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 xml:space="preserve">Aporta horizonte temporal y discusión crítica del detrending.</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59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Li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Maíz, China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201 condados; 2001-2021</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Espectral, clima, fenología, suelo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 xml:space="preserve">CNNAtBiGRU con atención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Validación temporal</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R² = 0,896; RMSE = 908,33 kg/ha</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 xml:space="preserve">Secuencias multifuente y pronósticos a uno-dos meses.</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Vásquez et al. (2024)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Quinua, Sudamérica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Cinco experimentos en cuatro países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Sombreo por fases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Ensayo agronómico</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Contraste entre ambientes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 xml:space="preserve">Periodo crítico: -26 a 445 °Cd desde floración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Referente externo para floración y llenado de grano.</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Sesay et al. (2026)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Quinua, Japón</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Plantas; dos campañas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UAV, estructura 3D e índices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Cinco modelos ML</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 xml:space="preserve">Nested 5-fold por fase</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RF en floración: R² = 0,726</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Antecedente directo de quinua; muestra importancia de estructura y fase.</w:t>
            </w:r>
          </w:p>
        </w:tc>
      </w:tr>
      <w:tr w:rsidR="006834F8" w:rsidRPr="00930053" w:rsidTr="002818DA">
        <w:trPr>
          <w:trHeight w:val="415"/>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Quille-Mamani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Arroz, Lambayeque</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Parcelas; 2022-2023</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Índices espectrales y texturales UAV</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MLR, SVR y RF</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LOOCV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R²CV hasta 0,78 en mejor configuración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Evidencia peruana sobre fase, variables y muestras reducidas.</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767"/>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Jarro-Espinal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Arroz, Lambayeque</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Parcelas; 2022-2023</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Índices Sentinel-2</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 xml:space="preserve">MLR, PLSR, SVR, RF, XGBoost</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LOOCV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 xml:space="preserve">R²CV hasta 0,68; árboles sobreajustados</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Riesgo de sobreajuste y variabilidad interanual.</w:t>
            </w:r>
          </w:p>
        </w:tc>
      </w:tr>
      <w:tr w:rsidR="006834F8" w:rsidRPr="00930053" w:rsidTr="002818DA">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 xml:space="preserve">Pizarro et al. (2026) </w:t>
              <w:lastRenderedPageBreak/>
              <w:t>-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lastRenderedPageBreak/>
              <w:t xml:space="preserve">Quinua, </w:t>
              <w:lastRenderedPageBreak/>
              <w:t>Huancayo</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lastRenderedPageBreak/>
              <w:t xml:space="preserve">374 plantas; seis </w:t>
              <w:lastRenderedPageBreak/>
              <w:t>fases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lastRenderedPageBreak/>
              <w:t xml:space="preserve">Agronómico y </w:t>
              <w:lastRenderedPageBreak/>
              <w:t>multiespectral UAV</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lastRenderedPageBreak/>
              <w:t>OLS, RF, SVM y NN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5-fold 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 xml:space="preserve">Agronómico </w:t>
              <w:lastRenderedPageBreak/>
              <w:t>R² 0,22-0,25; espectral ≤ 0,044</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lastRenderedPageBreak/>
              <w:t xml:space="preserve">Amenaza de validez por </w:t>
              <w:lastRenderedPageBreak/>
              <w:t>heterogeneidad del dosel y señal espectral.</w:t>
            </w:r>
          </w:p>
        </w:tc>
      </w:tr>
    </w:tbl>
    <w:p w:rsidR="006834F8" w:rsidRPr="00930053" w:rsidRDefault="006834F8"/>
    <w:p w:rsidR="006834F8" w:rsidRPr="00930053" w:rsidRDefault="00000000">
      <w:pPr>
        <w:spacing w:after="0"/>
        <w:ind w:firstLine="425"/>
      </w:pPr>
      <w:r>
        <w:t>Este capítulo presenta el procedimiento metodológico que se seguirá para desarrollar y evaluar el artefacto propuesto. Se especifican la clasificación metodológica del estudio, el diseño de los datos y de la evaluación computacional, la unidad de análisis, la población accesible, la conformación del conjunto analítico, las técnicas e instrumentos, el procedimiento de construcción de los datos, el protocolo experimental, el análisis estadístico, la evaluación de las explicaciones, las amenazas a la validez, las consideraciones éticas y el plan de reproducibilidad.</w:t>
      </w:r>
    </w:p>
    <w:sectPr w:rsidR="006834F8" w:rsidRPr="00930053" w:rsidSect="002818DA">
      <w:pgSz w:w="16838" w:h="11906" w:orient="landscape"/>
      <w:pgMar w:top="1134" w:right="1134" w:bottom="1134" w:left="1134"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16F62" w:rsidRDefault="00416F62">
      <w:pPr>
        <w:spacing w:after="0" w:line="240" w:lineRule="auto"/>
      </w:pPr>
      <w:r>
        <w:separator/>
      </w:r>
    </w:p>
  </w:endnote>
  <w:endnote w:type="continuationSeparator" w:id="0">
    <w:p w:rsidR="00416F62" w:rsidRDefault="00416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6834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vii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vii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6834F8">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75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75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16F62" w:rsidRDefault="00416F62">
      <w:pPr>
        <w:spacing w:after="0" w:line="240" w:lineRule="auto"/>
      </w:pPr>
      <w:r>
        <w:separator/>
      </w:r>
    </w:p>
  </w:footnote>
  <w:footnote w:type="continuationSeparator" w:id="0">
    <w:p w:rsidR="00416F62" w:rsidRDefault="00416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15192"/>
    <w:multiLevelType w:val="multilevel"/>
    <w:tmpl w:val="180E534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C8C027A"/>
    <w:multiLevelType w:val="multilevel"/>
    <w:tmpl w:val="880C9E7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1A1C695F"/>
    <w:multiLevelType w:val="multilevel"/>
    <w:tmpl w:val="4356B9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A24129A"/>
    <w:multiLevelType w:val="multilevel"/>
    <w:tmpl w:val="AB68376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1197CB8"/>
    <w:multiLevelType w:val="multilevel"/>
    <w:tmpl w:val="FD2070B4"/>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2BCD16BA"/>
    <w:multiLevelType w:val="multilevel"/>
    <w:tmpl w:val="0514546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36E81C8C"/>
    <w:multiLevelType w:val="multilevel"/>
    <w:tmpl w:val="D0CCD13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469D4A47"/>
    <w:multiLevelType w:val="multilevel"/>
    <w:tmpl w:val="6E9A7F5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500A6230"/>
    <w:multiLevelType w:val="multilevel"/>
    <w:tmpl w:val="1378643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55A31E77"/>
    <w:multiLevelType w:val="multilevel"/>
    <w:tmpl w:val="DBD0616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5B6B74A1"/>
    <w:multiLevelType w:val="multilevel"/>
    <w:tmpl w:val="355692C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63563310"/>
    <w:multiLevelType w:val="multilevel"/>
    <w:tmpl w:val="5200366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756E5D0F"/>
    <w:multiLevelType w:val="multilevel"/>
    <w:tmpl w:val="B8DEBAF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3" w15:restartNumberingAfterBreak="0">
    <w:nsid w:val="783C5876"/>
    <w:multiLevelType w:val="multilevel"/>
    <w:tmpl w:val="BEFE965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4" w15:restartNumberingAfterBreak="0">
    <w:nsid w:val="78843DA8"/>
    <w:multiLevelType w:val="multilevel"/>
    <w:tmpl w:val="1F7C60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E3F7DB6"/>
    <w:multiLevelType w:val="multilevel"/>
    <w:tmpl w:val="0D56E67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682587845">
    <w:abstractNumId w:val="2"/>
  </w:num>
  <w:num w:numId="2" w16cid:durableId="817958968">
    <w:abstractNumId w:val="4"/>
  </w:num>
  <w:num w:numId="3" w16cid:durableId="78140400">
    <w:abstractNumId w:val="7"/>
  </w:num>
  <w:num w:numId="4" w16cid:durableId="1795637906">
    <w:abstractNumId w:val="8"/>
  </w:num>
  <w:num w:numId="5" w16cid:durableId="1398825273">
    <w:abstractNumId w:val="11"/>
  </w:num>
  <w:num w:numId="6" w16cid:durableId="1841581872">
    <w:abstractNumId w:val="12"/>
  </w:num>
  <w:num w:numId="7" w16cid:durableId="1844930063">
    <w:abstractNumId w:val="0"/>
  </w:num>
  <w:num w:numId="8" w16cid:durableId="1918976502">
    <w:abstractNumId w:val="3"/>
  </w:num>
  <w:num w:numId="9" w16cid:durableId="546768168">
    <w:abstractNumId w:val="6"/>
  </w:num>
  <w:num w:numId="10" w16cid:durableId="1414281400">
    <w:abstractNumId w:val="5"/>
  </w:num>
  <w:num w:numId="11" w16cid:durableId="2062753592">
    <w:abstractNumId w:val="9"/>
  </w:num>
  <w:num w:numId="12" w16cid:durableId="818348056">
    <w:abstractNumId w:val="15"/>
  </w:num>
  <w:num w:numId="13" w16cid:durableId="262349754">
    <w:abstractNumId w:val="1"/>
  </w:num>
  <w:num w:numId="14" w16cid:durableId="2089844538">
    <w:abstractNumId w:val="10"/>
  </w:num>
  <w:num w:numId="15" w16cid:durableId="210507490">
    <w:abstractNumId w:val="13"/>
  </w:num>
  <w:num w:numId="16" w16cid:durableId="1196191153">
    <w:abstractNumId w:val="14"/>
  </w:num>
  <w:num w:numId="17" w16cid:durableId="671569862">
    <w:abstractNumId w:val="7"/>
    <w:lvlOverride w:ilvl="0">
      <w:startOverride w:val="1"/>
    </w:lvlOverride>
  </w:num>
  <w:num w:numId="18" w16cid:durableId="2065717414">
    <w:abstractNumId w:val="7"/>
  </w:num>
  <w:num w:numId="19" w16cid:durableId="1052269705">
    <w:abstractNumId w:val="11"/>
    <w:lvlOverride w:ilvl="0">
      <w:startOverride w:val="1"/>
    </w:lvlOverride>
  </w:num>
  <w:num w:numId="20" w16cid:durableId="2001691227">
    <w:abstractNumId w:val="11"/>
  </w:num>
  <w:num w:numId="21" w16cid:durableId="599684928">
    <w:abstractNumId w:val="11"/>
  </w:num>
  <w:num w:numId="22" w16cid:durableId="313877856">
    <w:abstractNumId w:val="11"/>
  </w:num>
  <w:num w:numId="23" w16cid:durableId="1409226344">
    <w:abstractNumId w:val="11"/>
  </w:num>
  <w:num w:numId="24" w16cid:durableId="1165170983">
    <w:abstractNumId w:val="11"/>
  </w:num>
  <w:num w:numId="25" w16cid:durableId="431632780">
    <w:abstractNumId w:val="11"/>
  </w:num>
  <w:num w:numId="26" w16cid:durableId="462306386">
    <w:abstractNumId w:val="11"/>
  </w:num>
  <w:num w:numId="27" w16cid:durableId="1646471103">
    <w:abstractNumId w:val="11"/>
  </w:num>
  <w:num w:numId="28" w16cid:durableId="111634414">
    <w:abstractNumId w:val="11"/>
  </w:num>
  <w:num w:numId="29" w16cid:durableId="1043872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4F8"/>
    <w:rsid w:val="00082505"/>
    <w:rsid w:val="00117BB1"/>
    <w:rsid w:val="002818DA"/>
    <w:rsid w:val="00326073"/>
    <w:rsid w:val="0038041F"/>
    <w:rsid w:val="00416F62"/>
    <w:rsid w:val="006834F8"/>
    <w:rsid w:val="0073560D"/>
    <w:rsid w:val="00836CD0"/>
    <w:rsid w:val="00842711"/>
    <w:rsid w:val="00930053"/>
    <w:rsid w:val="00A84115"/>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3BD1"/>
  <w15:docId w15:val="{ED1FD632-B895-4CBB-BD5A-0AE49897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s-PE" w:eastAsia="es-P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style>
  <w:style w:type="paragraph" w:styleId="Ttulo1">
    <w:name w:val="heading 1"/>
    <w:uiPriority w:val="9"/>
    <w:qFormat/>
    <w:pPr>
      <w:spacing w:before="240" w:after="280" w:line="360" w:lineRule="auto"/>
      <w:outlineLvl w:val="0"/>
    </w:pPr>
    <w:rPr>
      <w:b/>
      <w:bCs/>
      <w:sz w:val="28"/>
      <w:szCs w:val="28"/>
    </w:rPr>
  </w:style>
  <w:style w:type="paragraph" w:styleId="Ttulo2">
    <w:name w:val="heading 2"/>
    <w:uiPriority w:val="9"/>
    <w:unhideWhenUsed/>
    <w:qFormat/>
    <w:pPr>
      <w:spacing w:before="280" w:after="140" w:line="360" w:lineRule="auto"/>
      <w:outlineLvl w:val="1"/>
    </w:pPr>
    <w:rPr>
      <w:b/>
      <w:bCs/>
      <w:sz w:val="26"/>
      <w:szCs w:val="26"/>
    </w:rPr>
  </w:style>
  <w:style w:type="paragraph" w:styleId="Ttulo3">
    <w:name w:val="heading 3"/>
    <w:uiPriority w:val="9"/>
    <w:unhideWhenUsed/>
    <w:qFormat/>
    <w:pPr>
      <w:spacing w:before="220" w:after="120" w:line="360" w:lineRule="auto"/>
      <w:outlineLvl w:val="2"/>
    </w:pPr>
    <w:rPr>
      <w:b/>
      <w:bCs/>
    </w:rPr>
  </w:style>
  <w:style w:type="paragraph" w:styleId="Ttulo4">
    <w:name w:val="heading 4"/>
    <w:uiPriority w:val="9"/>
    <w:semiHidden/>
    <w:unhideWhenUsed/>
    <w:qFormat/>
    <w:pPr>
      <w:spacing w:before="180" w:after="100" w:line="360" w:lineRule="auto"/>
      <w:outlineLvl w:val="3"/>
    </w:pPr>
    <w:rPr>
      <w:b/>
      <w:bCs/>
      <w:i/>
      <w:iCs/>
    </w:rPr>
  </w:style>
  <w:style w:type="paragraph" w:styleId="Ttulo5">
    <w:name w:val="heading 5"/>
    <w:uiPriority w:val="9"/>
    <w:semiHidden/>
    <w:unhideWhenUsed/>
    <w:qFormat/>
    <w:pPr>
      <w:spacing w:after="160" w:line="360" w:lineRule="auto"/>
      <w:jc w:val="both"/>
      <w:outlineLvl w:val="4"/>
    </w:pPr>
    <w:rPr>
      <w:color w:val="2E74B5"/>
    </w:rPr>
  </w:style>
  <w:style w:type="paragraph" w:styleId="Ttulo6">
    <w:name w:val="heading 6"/>
    <w:uiPriority w:val="9"/>
    <w:semiHidden/>
    <w:unhideWhenUsed/>
    <w:qFormat/>
    <w:pPr>
      <w:spacing w:after="160" w:line="360" w:lineRule="auto"/>
      <w:jc w:val="both"/>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styleId="Mencinsinresolver">
    <w:name w:val="Unresolved Mention"/>
    <w:basedOn w:val="Fuentedeprrafopredeter"/>
    <w:uiPriority w:val="99"/>
    <w:semiHidden/>
    <w:unhideWhenUsed/>
    <w:qFormat/>
    <w:rsid w:val="00226F41"/>
    <w:rPr>
      <w:color w:val="605E5C"/>
      <w:shd w:val="clear" w:color="auto" w:fill="E1DFDD"/>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tulo">
    <w:name w:val="Title"/>
    <w:uiPriority w:val="10"/>
    <w:qFormat/>
    <w:pPr>
      <w:spacing w:after="160" w:line="360" w:lineRule="auto"/>
      <w:jc w:val="both"/>
    </w:pPr>
    <w:rPr>
      <w:sz w:val="56"/>
      <w:szCs w:val="56"/>
    </w:rPr>
  </w:style>
  <w:style w:type="paragraph" w:customStyle="1" w:styleId="Textoennegrita1">
    <w:name w:val="Texto en negrita1"/>
    <w:qFormat/>
    <w:pPr>
      <w:spacing w:after="160" w:line="360" w:lineRule="auto"/>
      <w:jc w:val="both"/>
    </w:pPr>
    <w:rPr>
      <w:b/>
      <w:bCs/>
    </w:rPr>
  </w:style>
  <w:style w:type="paragraph" w:styleId="Prrafodelista">
    <w:name w:val="List Paragraph"/>
    <w:qFormat/>
    <w:pPr>
      <w:spacing w:after="160" w:line="360" w:lineRule="auto"/>
      <w:jc w:val="both"/>
    </w:pPr>
  </w:style>
  <w:style w:type="paragraph" w:styleId="Textonotapie">
    <w:name w:val="footnote text"/>
    <w:link w:val="TextonotapieCar"/>
    <w:uiPriority w:val="99"/>
    <w:semiHidden/>
    <w:unhideWhenUsed/>
    <w:pPr>
      <w:jc w:val="both"/>
    </w:pPr>
    <w:rPr>
      <w:sz w:val="20"/>
      <w:szCs w:val="20"/>
    </w:rPr>
  </w:style>
  <w:style w:type="paragraph" w:styleId="Textonotaalfinal">
    <w:name w:val="endnote text"/>
    <w:link w:val="TextonotaalfinalCar"/>
    <w:uiPriority w:val="99"/>
    <w:semiHidden/>
    <w:unhideWhenUsed/>
    <w:pPr>
      <w:jc w:val="both"/>
    </w:pPr>
    <w:rPr>
      <w:sz w:val="20"/>
      <w:szCs w:val="20"/>
    </w:rPr>
  </w:style>
  <w:style w:type="paragraph" w:styleId="TDC1">
    <w:name w:val="toc 1"/>
    <w:basedOn w:val="Normal"/>
    <w:next w:val="Normal"/>
    <w:autoRedefine/>
    <w:uiPriority w:val="39"/>
    <w:unhideWhenUsed/>
    <w:rsid w:val="00226F41"/>
    <w:pPr>
      <w:spacing w:after="100"/>
    </w:pPr>
  </w:style>
  <w:style w:type="paragraph" w:styleId="TDC2">
    <w:name w:val="toc 2"/>
    <w:basedOn w:val="Normal"/>
    <w:next w:val="Normal"/>
    <w:autoRedefine/>
    <w:uiPriority w:val="39"/>
    <w:unhideWhenUsed/>
    <w:rsid w:val="00226F41"/>
    <w:pPr>
      <w:spacing w:after="100"/>
      <w:ind w:left="240"/>
    </w:pPr>
  </w:style>
  <w:style w:type="paragraph" w:styleId="TDC3">
    <w:name w:val="toc 3"/>
    <w:basedOn w:val="Normal"/>
    <w:next w:val="Normal"/>
    <w:autoRedefine/>
    <w:uiPriority w:val="39"/>
    <w:unhideWhenUsed/>
    <w:rsid w:val="00226F41"/>
    <w:pPr>
      <w:spacing w:after="100"/>
      <w:ind w:left="480"/>
    </w:pPr>
  </w:style>
  <w:style w:type="paragraph" w:styleId="TDC4">
    <w:name w:val="toc 4"/>
    <w:basedOn w:val="Normal"/>
    <w:next w:val="Normal"/>
    <w:autoRedefine/>
    <w:uiPriority w:val="39"/>
    <w:unhideWhenUsed/>
    <w:rsid w:val="00226F41"/>
    <w:pPr>
      <w:spacing w:after="100" w:line="278" w:lineRule="auto"/>
      <w:ind w:left="720"/>
      <w:jc w:val="left"/>
    </w:pPr>
    <w:rPr>
      <w:rFonts w:asciiTheme="minorHAnsi" w:eastAsiaTheme="minorEastAsia" w:hAnsiTheme="minorHAnsi" w:cstheme="minorBidi"/>
      <w:color w:val="auto"/>
      <w:kern w:val="2"/>
      <w14:ligatures w14:val="standardContextual"/>
    </w:rPr>
  </w:style>
  <w:style w:type="paragraph" w:styleId="TDC5">
    <w:name w:val="toc 5"/>
    <w:basedOn w:val="Normal"/>
    <w:next w:val="Normal"/>
    <w:autoRedefine/>
    <w:uiPriority w:val="39"/>
    <w:unhideWhenUsed/>
    <w:rsid w:val="00226F41"/>
    <w:pPr>
      <w:spacing w:after="100" w:line="278" w:lineRule="auto"/>
      <w:ind w:left="960"/>
      <w:jc w:val="left"/>
    </w:pPr>
    <w:rPr>
      <w:rFonts w:asciiTheme="minorHAnsi" w:eastAsiaTheme="minorEastAsia" w:hAnsiTheme="minorHAnsi" w:cstheme="minorBidi"/>
      <w:color w:val="auto"/>
      <w:kern w:val="2"/>
      <w14:ligatures w14:val="standardContextual"/>
    </w:rPr>
  </w:style>
  <w:style w:type="paragraph" w:styleId="TDC6">
    <w:name w:val="toc 6"/>
    <w:basedOn w:val="Normal"/>
    <w:next w:val="Normal"/>
    <w:autoRedefine/>
    <w:uiPriority w:val="39"/>
    <w:unhideWhenUsed/>
    <w:rsid w:val="00226F41"/>
    <w:pPr>
      <w:spacing w:after="100" w:line="278" w:lineRule="auto"/>
      <w:ind w:left="1200"/>
      <w:jc w:val="left"/>
    </w:pPr>
    <w:rPr>
      <w:rFonts w:asciiTheme="minorHAnsi" w:eastAsiaTheme="minorEastAsia" w:hAnsiTheme="minorHAnsi" w:cstheme="minorBidi"/>
      <w:color w:val="auto"/>
      <w:kern w:val="2"/>
      <w14:ligatures w14:val="standardContextual"/>
    </w:rPr>
  </w:style>
  <w:style w:type="paragraph" w:styleId="TDC7">
    <w:name w:val="toc 7"/>
    <w:basedOn w:val="Normal"/>
    <w:next w:val="Normal"/>
    <w:autoRedefine/>
    <w:uiPriority w:val="39"/>
    <w:unhideWhenUsed/>
    <w:rsid w:val="00226F41"/>
    <w:pPr>
      <w:spacing w:after="100" w:line="278" w:lineRule="auto"/>
      <w:ind w:left="1440"/>
      <w:jc w:val="left"/>
    </w:pPr>
    <w:rPr>
      <w:rFonts w:asciiTheme="minorHAnsi" w:eastAsiaTheme="minorEastAsia" w:hAnsiTheme="minorHAnsi" w:cstheme="minorBidi"/>
      <w:color w:val="auto"/>
      <w:kern w:val="2"/>
      <w14:ligatures w14:val="standardContextual"/>
    </w:rPr>
  </w:style>
  <w:style w:type="paragraph" w:styleId="TDC8">
    <w:name w:val="toc 8"/>
    <w:basedOn w:val="Normal"/>
    <w:next w:val="Normal"/>
    <w:autoRedefine/>
    <w:uiPriority w:val="39"/>
    <w:unhideWhenUsed/>
    <w:rsid w:val="00226F41"/>
    <w:pPr>
      <w:spacing w:after="100" w:line="278" w:lineRule="auto"/>
      <w:ind w:left="1680"/>
      <w:jc w:val="left"/>
    </w:pPr>
    <w:rPr>
      <w:rFonts w:asciiTheme="minorHAnsi" w:eastAsiaTheme="minorEastAsia" w:hAnsiTheme="minorHAnsi" w:cstheme="minorBidi"/>
      <w:color w:val="auto"/>
      <w:kern w:val="2"/>
      <w14:ligatures w14:val="standardContextual"/>
    </w:rPr>
  </w:style>
  <w:style w:type="paragraph" w:styleId="TDC9">
    <w:name w:val="toc 9"/>
    <w:basedOn w:val="Normal"/>
    <w:next w:val="Normal"/>
    <w:autoRedefine/>
    <w:uiPriority w:val="39"/>
    <w:unhideWhenUsed/>
    <w:rsid w:val="00226F41"/>
    <w:pPr>
      <w:spacing w:after="100" w:line="278" w:lineRule="auto"/>
      <w:ind w:left="1920"/>
      <w:jc w:val="left"/>
    </w:pPr>
    <w:rPr>
      <w:rFonts w:asciiTheme="minorHAnsi" w:eastAsiaTheme="minorEastAsia" w:hAnsiTheme="minorHAnsi" w:cstheme="minorBidi"/>
      <w:color w:val="auto"/>
      <w:kern w:val="2"/>
      <w14:ligatures w14:val="standardContextual"/>
    </w:rPr>
  </w:style>
  <w:style w:type="paragraph" w:customStyle="1" w:styleId="HeaderandFooter">
    <w:name w:val="Header and Footer"/>
    <w:basedOn w:val="Normal"/>
    <w:qFormat/>
  </w:style>
  <w:style w:type="paragraph" w:styleId="Piedepgina">
    <w:name w:val="footer"/>
    <w:basedOn w:val="HeaderandFooter"/>
  </w:style>
  <w:style w:type="table" w:styleId="Tablaconcuadrcula1clara">
    <w:name w:val="Grid Table 1 Light"/>
    <w:basedOn w:val="Tablanormal"/>
    <w:uiPriority w:val="46"/>
    <w:rsid w:val="003C3B0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lanormal2">
    <w:name w:val="Plain Table 2"/>
    <w:basedOn w:val="Tablanormal"/>
    <w:uiPriority w:val="42"/>
    <w:rsid w:val="002818D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71</Pages>
  <Words>22101</Words>
  <Characters>121556</Characters>
  <Application>Microsoft Office Word</Application>
  <DocSecurity>0</DocSecurity>
  <Lines>1012</Lines>
  <Paragraphs>286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Mijael</cp:lastModifiedBy>
  <cp:revision>8</cp:revision>
  <dcterms:created xsi:type="dcterms:W3CDTF">2026-08-02T19:08:00Z</dcterms:created>
  <dcterms:modified xsi:type="dcterms:W3CDTF">2026-08-02T19:41:00Z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2026-07-25T04:39:00Z</dcterms:created>
  <dc:creator>Wilton Mijael Sullcaray Riveros</dc:creator>
  <dc:description>Proyecto de tesis - UNMSM, Facultad de Ingeniería de Sistemas e Informática, Unidad de Posgrado</dc:description>
  <dc:language>en-US</dc:language>
  <cp:lastModifiedBy/>
  <cp:lastPrinted>2026-08-01T23:20:00Z</cp:lastPrinted>
  <dcterms:modified xsi:type="dcterms:W3CDTF">2026-08-02T19:05:14Z</dcterms:modified>
  <cp:revision>42</cp:revision>
  <dc:subject/>
  <dc:title>Modelo interpretable basado en redes neuronales convolucionales 1D y SHAP para la predicción del rendimiento de quinua</dc:title>
</cp:coreProperties>
</file>